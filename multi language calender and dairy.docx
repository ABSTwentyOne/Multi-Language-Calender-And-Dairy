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849EB1" w14:textId="1087BC73" w:rsidR="001153A2" w:rsidRDefault="006C1466">
      <w:pPr>
        <w:pStyle w:val="Heading1"/>
        <w:spacing w:before="81"/>
        <w:ind w:left="1546"/>
        <w:jc w:val="center"/>
      </w:pPr>
      <w:r>
        <w:t xml:space="preserve">MULTI </w:t>
      </w:r>
      <w:r w:rsidR="00CC0A57">
        <w:t>LANGUAGE CALENDER AND DAIRY</w:t>
      </w:r>
    </w:p>
    <w:p w14:paraId="7DC8D413" w14:textId="77777777" w:rsidR="001153A2" w:rsidRDefault="001153A2">
      <w:pPr>
        <w:pStyle w:val="BodyText"/>
        <w:spacing w:before="7"/>
        <w:rPr>
          <w:b/>
          <w:sz w:val="28"/>
        </w:rPr>
      </w:pPr>
    </w:p>
    <w:p w14:paraId="1C7CCCB3" w14:textId="77777777" w:rsidR="001153A2" w:rsidRDefault="00004F66">
      <w:pPr>
        <w:ind w:right="1117"/>
        <w:jc w:val="center"/>
        <w:rPr>
          <w:i/>
          <w:sz w:val="28"/>
        </w:rPr>
      </w:pPr>
      <w:r>
        <w:rPr>
          <w:i/>
          <w:sz w:val="28"/>
        </w:rPr>
        <w:t>A</w:t>
      </w:r>
    </w:p>
    <w:p w14:paraId="7AC5A2CD" w14:textId="0A86F3A2" w:rsidR="001153A2" w:rsidRDefault="001153A2">
      <w:pPr>
        <w:pStyle w:val="BodyText"/>
        <w:spacing w:before="2"/>
        <w:rPr>
          <w:i/>
          <w:sz w:val="29"/>
        </w:rPr>
      </w:pPr>
    </w:p>
    <w:p w14:paraId="0B038005" w14:textId="4E71644A" w:rsidR="001153A2" w:rsidRDefault="006350B7">
      <w:pPr>
        <w:ind w:left="1546" w:right="2672"/>
        <w:jc w:val="center"/>
        <w:rPr>
          <w:i/>
          <w:sz w:val="28"/>
        </w:rPr>
      </w:pPr>
      <w:ins w:id="0" w:author="Other Author" w:date="2020-12-22T12:03:00Z">
        <w:r>
          <w:rPr>
            <w:i/>
            <w:sz w:val="28"/>
          </w:rPr>
          <w:t>Mini</w:t>
        </w:r>
      </w:ins>
      <w:del w:id="1" w:author="Other Author" w:date="2020-12-22T12:03:00Z">
        <w:r w:rsidR="00004F66">
          <w:rPr>
            <w:i/>
            <w:sz w:val="28"/>
          </w:rPr>
          <w:delText>Minlkmoli</w:delText>
        </w:r>
      </w:del>
      <w:r w:rsidR="00004F66">
        <w:rPr>
          <w:i/>
          <w:sz w:val="28"/>
        </w:rPr>
        <w:t xml:space="preserve"> Project Report</w:t>
      </w:r>
    </w:p>
    <w:p w14:paraId="205308E0" w14:textId="6C05EEA1" w:rsidR="001153A2" w:rsidRDefault="001153A2">
      <w:pPr>
        <w:pStyle w:val="BodyText"/>
        <w:rPr>
          <w:i/>
          <w:sz w:val="30"/>
        </w:rPr>
      </w:pPr>
    </w:p>
    <w:p w14:paraId="2C8830AC" w14:textId="77777777" w:rsidR="001153A2" w:rsidRDefault="001153A2">
      <w:pPr>
        <w:pStyle w:val="BodyText"/>
        <w:rPr>
          <w:i/>
          <w:sz w:val="30"/>
        </w:rPr>
      </w:pPr>
    </w:p>
    <w:p w14:paraId="7FC01245" w14:textId="77777777" w:rsidR="001153A2" w:rsidRDefault="001153A2">
      <w:pPr>
        <w:pStyle w:val="BodyText"/>
        <w:spacing w:before="6"/>
        <w:rPr>
          <w:i/>
          <w:sz w:val="26"/>
        </w:rPr>
      </w:pPr>
    </w:p>
    <w:p w14:paraId="0689CE77" w14:textId="77777777" w:rsidR="001153A2" w:rsidRDefault="00004F66">
      <w:pPr>
        <w:spacing w:line="513" w:lineRule="auto"/>
        <w:ind w:left="2160" w:right="3956" w:firstLine="739"/>
        <w:rPr>
          <w:i/>
          <w:sz w:val="24"/>
        </w:rPr>
      </w:pPr>
      <w:r>
        <w:rPr>
          <w:i/>
          <w:sz w:val="24"/>
        </w:rPr>
        <w:t>Submitted in partial fulfilment of the Requirements for the award of the Degree</w:t>
      </w:r>
      <w:r>
        <w:rPr>
          <w:i/>
          <w:spacing w:val="-9"/>
          <w:sz w:val="24"/>
        </w:rPr>
        <w:t xml:space="preserve"> </w:t>
      </w:r>
      <w:r>
        <w:rPr>
          <w:i/>
          <w:spacing w:val="-7"/>
          <w:sz w:val="24"/>
        </w:rPr>
        <w:t>of</w:t>
      </w:r>
    </w:p>
    <w:p w14:paraId="6FC26632" w14:textId="77777777" w:rsidR="001153A2" w:rsidRDefault="00004F66">
      <w:pPr>
        <w:pStyle w:val="Heading3"/>
        <w:spacing w:before="110"/>
        <w:ind w:left="1546" w:right="2674"/>
        <w:jc w:val="center"/>
      </w:pPr>
      <w:r>
        <w:t>BACHELOR OF</w:t>
      </w:r>
      <w:r>
        <w:rPr>
          <w:spacing w:val="-7"/>
        </w:rPr>
        <w:t xml:space="preserve"> </w:t>
      </w:r>
      <w:r>
        <w:t>ENGINEERING</w:t>
      </w:r>
    </w:p>
    <w:p w14:paraId="0FD78A7F" w14:textId="77777777" w:rsidR="001153A2" w:rsidRDefault="001153A2">
      <w:pPr>
        <w:pStyle w:val="BodyText"/>
        <w:spacing w:before="5"/>
        <w:rPr>
          <w:b/>
          <w:sz w:val="34"/>
        </w:rPr>
      </w:pPr>
    </w:p>
    <w:p w14:paraId="5AE8E734" w14:textId="77777777" w:rsidR="001153A2" w:rsidRDefault="00004F66">
      <w:pPr>
        <w:pStyle w:val="BodyText"/>
        <w:ind w:left="1546" w:right="2661"/>
        <w:jc w:val="center"/>
      </w:pPr>
      <w:r>
        <w:t>IN</w:t>
      </w:r>
    </w:p>
    <w:p w14:paraId="33FA9128" w14:textId="77777777" w:rsidR="001153A2" w:rsidRDefault="001153A2">
      <w:pPr>
        <w:pStyle w:val="BodyText"/>
        <w:rPr>
          <w:sz w:val="26"/>
        </w:rPr>
      </w:pPr>
    </w:p>
    <w:p w14:paraId="2E9F6826" w14:textId="77777777" w:rsidR="001153A2" w:rsidRDefault="00004F66">
      <w:pPr>
        <w:pStyle w:val="Heading3"/>
        <w:spacing w:before="157"/>
        <w:ind w:left="1546" w:right="2675"/>
        <w:jc w:val="center"/>
      </w:pPr>
      <w:r>
        <w:t>INFORMATION TECHNOLOGY</w:t>
      </w:r>
    </w:p>
    <w:p w14:paraId="346B519F" w14:textId="77777777" w:rsidR="001153A2" w:rsidRDefault="001153A2">
      <w:pPr>
        <w:pStyle w:val="BodyText"/>
        <w:rPr>
          <w:b/>
          <w:sz w:val="34"/>
        </w:rPr>
      </w:pPr>
    </w:p>
    <w:p w14:paraId="1427161C" w14:textId="77777777" w:rsidR="001153A2" w:rsidRDefault="00004F66">
      <w:pPr>
        <w:ind w:left="1546" w:right="2660"/>
        <w:jc w:val="center"/>
        <w:rPr>
          <w:sz w:val="28"/>
        </w:rPr>
      </w:pPr>
      <w:r>
        <w:rPr>
          <w:sz w:val="28"/>
        </w:rPr>
        <w:t>By</w:t>
      </w:r>
    </w:p>
    <w:p w14:paraId="3A87DF61" w14:textId="77777777" w:rsidR="001153A2" w:rsidRDefault="001153A2">
      <w:pPr>
        <w:pStyle w:val="BodyText"/>
        <w:spacing w:before="1"/>
        <w:rPr>
          <w:sz w:val="34"/>
        </w:rPr>
      </w:pPr>
    </w:p>
    <w:p w14:paraId="0991505A" w14:textId="035D5139" w:rsidR="001153A2" w:rsidRDefault="006350B7">
      <w:pPr>
        <w:pStyle w:val="BodyText"/>
        <w:ind w:left="2589"/>
      </w:pPr>
      <w:ins w:id="2" w:author="Other Author" w:date="2020-12-22T12:03:00Z">
        <w:r>
          <w:t>M</w:t>
        </w:r>
      </w:ins>
      <w:r w:rsidR="00402A2B">
        <w:t>OHAMMED ABU BAKAR SIDDIQ</w:t>
      </w:r>
      <w:del w:id="3" w:author="Other Author" w:date="2020-12-22T12:03:00Z">
        <w:r w:rsidR="00004F66">
          <w:delText>MOHAMMED ABU BAKAR SIDDIQ</w:delText>
        </w:r>
      </w:del>
      <w:r w:rsidR="00004F66">
        <w:t xml:space="preserve"> - 1602-19-737-</w:t>
      </w:r>
      <w:r w:rsidR="00F2094D">
        <w:t>083</w:t>
      </w:r>
      <w:del w:id="4" w:author="Other Author" w:date="2020-12-22T12:03:00Z">
        <w:r w:rsidR="00004F66">
          <w:delText>083</w:delText>
        </w:r>
      </w:del>
    </w:p>
    <w:p w14:paraId="26C44472" w14:textId="77777777" w:rsidR="001153A2" w:rsidRDefault="001153A2">
      <w:pPr>
        <w:pStyle w:val="BodyText"/>
        <w:spacing w:before="1"/>
        <w:rPr>
          <w:sz w:val="36"/>
        </w:rPr>
      </w:pPr>
    </w:p>
    <w:p w14:paraId="52828249" w14:textId="1B5BEF02" w:rsidR="001153A2" w:rsidRDefault="00402A2B">
      <w:pPr>
        <w:pStyle w:val="BodyText"/>
        <w:ind w:left="2801"/>
      </w:pPr>
      <w:r>
        <w:t>SAJJANAPU SRICHARAN</w:t>
      </w:r>
      <w:del w:id="5" w:author="Other Author" w:date="2020-12-22T12:03:00Z">
        <w:r w:rsidR="00004F66">
          <w:delText>SAJJANAPU SRICHARAN</w:delText>
        </w:r>
      </w:del>
      <w:r w:rsidR="00004F66">
        <w:t xml:space="preserve"> – 1602-19-737-</w:t>
      </w:r>
      <w:r>
        <w:t>112</w:t>
      </w:r>
      <w:del w:id="6" w:author="Other Author" w:date="2020-12-22T12:03:00Z">
        <w:r w:rsidR="00004F66">
          <w:delText>112</w:delText>
        </w:r>
      </w:del>
    </w:p>
    <w:p w14:paraId="73CCFF30" w14:textId="77777777" w:rsidR="001153A2" w:rsidRDefault="001153A2">
      <w:pPr>
        <w:pStyle w:val="BodyText"/>
        <w:rPr>
          <w:sz w:val="20"/>
        </w:rPr>
      </w:pPr>
    </w:p>
    <w:p w14:paraId="1A66B805" w14:textId="77777777" w:rsidR="001153A2" w:rsidRDefault="00004F66">
      <w:pPr>
        <w:pStyle w:val="BodyText"/>
        <w:spacing w:before="10"/>
        <w:rPr>
          <w:sz w:val="12"/>
        </w:rPr>
      </w:pPr>
      <w:r>
        <w:rPr>
          <w:noProof/>
        </w:rPr>
        <w:drawing>
          <wp:anchor distT="0" distB="0" distL="0" distR="0" simplePos="0" relativeHeight="251658240" behindDoc="0" locked="0" layoutInCell="1" allowOverlap="1" wp14:anchorId="4CE4C75D" wp14:editId="7FC123AE">
            <wp:simplePos x="0" y="0"/>
            <wp:positionH relativeFrom="page">
              <wp:posOffset>3488690</wp:posOffset>
            </wp:positionH>
            <wp:positionV relativeFrom="paragraph">
              <wp:posOffset>119208</wp:posOffset>
            </wp:positionV>
            <wp:extent cx="543341" cy="5429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543341" cy="542925"/>
                    </a:xfrm>
                    <a:prstGeom prst="rect">
                      <a:avLst/>
                    </a:prstGeom>
                  </pic:spPr>
                </pic:pic>
              </a:graphicData>
            </a:graphic>
          </wp:anchor>
        </w:drawing>
      </w:r>
    </w:p>
    <w:p w14:paraId="71AE5ABA" w14:textId="77777777" w:rsidR="001153A2" w:rsidRDefault="001153A2">
      <w:pPr>
        <w:pStyle w:val="BodyText"/>
        <w:spacing w:before="7"/>
        <w:rPr>
          <w:sz w:val="34"/>
        </w:rPr>
      </w:pPr>
    </w:p>
    <w:p w14:paraId="48DB7347" w14:textId="77777777" w:rsidR="001153A2" w:rsidRDefault="00004F66">
      <w:pPr>
        <w:pStyle w:val="Heading3"/>
        <w:spacing w:line="516" w:lineRule="auto"/>
        <w:ind w:left="2371" w:right="3441" w:firstLine="120"/>
        <w:jc w:val="center"/>
      </w:pPr>
      <w:r>
        <w:t>Department of Information Technology Vasavi College of Engineering (Autonomous) (Affiliated to Osmania University) Ibrahimbagh, Hyderabad-31</w:t>
      </w:r>
    </w:p>
    <w:p w14:paraId="25E23F3D" w14:textId="77777777" w:rsidR="001153A2" w:rsidRDefault="00004F66">
      <w:pPr>
        <w:spacing w:before="135"/>
        <w:ind w:left="1546" w:right="2671"/>
        <w:jc w:val="center"/>
        <w:rPr>
          <w:b/>
          <w:sz w:val="24"/>
        </w:rPr>
      </w:pPr>
      <w:r>
        <w:rPr>
          <w:b/>
          <w:sz w:val="24"/>
        </w:rPr>
        <w:t>2020</w:t>
      </w:r>
    </w:p>
    <w:p w14:paraId="73A0D5D5" w14:textId="77777777" w:rsidR="001153A2" w:rsidRDefault="001153A2">
      <w:pPr>
        <w:jc w:val="center"/>
        <w:rPr>
          <w:sz w:val="24"/>
        </w:rPr>
        <w:sectPr w:rsidR="001153A2">
          <w:headerReference w:type="default" r:id="rId9"/>
          <w:footerReference w:type="default" r:id="rId10"/>
          <w:type w:val="continuous"/>
          <w:pgSz w:w="11910" w:h="16840"/>
          <w:pgMar w:top="1580" w:right="200" w:bottom="1120" w:left="1280" w:header="720" w:footer="920" w:gutter="0"/>
          <w:pgNumType w:start="1"/>
          <w:cols w:space="720"/>
        </w:sectPr>
      </w:pPr>
    </w:p>
    <w:p w14:paraId="7C3841F0" w14:textId="77777777" w:rsidR="001153A2" w:rsidRDefault="00004F66">
      <w:pPr>
        <w:spacing w:before="80" w:line="552" w:lineRule="auto"/>
        <w:ind w:left="3041" w:right="3992" w:hanging="852"/>
        <w:rPr>
          <w:b/>
        </w:rPr>
      </w:pPr>
      <w:r>
        <w:rPr>
          <w:b/>
        </w:rPr>
        <w:lastRenderedPageBreak/>
        <w:t>Vasavi College of Engineering (Autonomous) (Affiliated to Osmania University)</w:t>
      </w:r>
    </w:p>
    <w:p w14:paraId="1546943E" w14:textId="77777777" w:rsidR="001153A2" w:rsidRDefault="00004F66">
      <w:pPr>
        <w:spacing w:line="251" w:lineRule="exact"/>
        <w:ind w:left="1546" w:right="2674"/>
        <w:jc w:val="center"/>
        <w:rPr>
          <w:b/>
        </w:rPr>
      </w:pPr>
      <w:r>
        <w:rPr>
          <w:b/>
        </w:rPr>
        <w:t>Hyderabad-500 031</w:t>
      </w:r>
    </w:p>
    <w:p w14:paraId="4FB1D255" w14:textId="77777777" w:rsidR="001153A2" w:rsidRDefault="001153A2">
      <w:pPr>
        <w:pStyle w:val="BodyText"/>
        <w:spacing w:before="4"/>
        <w:rPr>
          <w:b/>
          <w:sz w:val="28"/>
        </w:rPr>
      </w:pPr>
    </w:p>
    <w:p w14:paraId="73DEEF7A" w14:textId="77777777" w:rsidR="001153A2" w:rsidRDefault="00004F66">
      <w:pPr>
        <w:pStyle w:val="Heading3"/>
        <w:ind w:left="1546" w:right="2670"/>
        <w:jc w:val="center"/>
      </w:pPr>
      <w:r>
        <w:t>Department of Information Technology</w:t>
      </w:r>
    </w:p>
    <w:p w14:paraId="4A960B0A" w14:textId="77777777" w:rsidR="001153A2" w:rsidRDefault="00004F66">
      <w:pPr>
        <w:pStyle w:val="BodyText"/>
        <w:spacing w:before="7"/>
        <w:rPr>
          <w:b/>
          <w:sz w:val="29"/>
        </w:rPr>
      </w:pPr>
      <w:r>
        <w:rPr>
          <w:noProof/>
        </w:rPr>
        <w:drawing>
          <wp:anchor distT="0" distB="0" distL="0" distR="0" simplePos="0" relativeHeight="251659264" behindDoc="0" locked="0" layoutInCell="1" allowOverlap="1" wp14:anchorId="2F82D5CE" wp14:editId="49510299">
            <wp:simplePos x="0" y="0"/>
            <wp:positionH relativeFrom="page">
              <wp:posOffset>3445128</wp:posOffset>
            </wp:positionH>
            <wp:positionV relativeFrom="paragraph">
              <wp:posOffset>241523</wp:posOffset>
            </wp:positionV>
            <wp:extent cx="681195" cy="751046"/>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681195" cy="751046"/>
                    </a:xfrm>
                    <a:prstGeom prst="rect">
                      <a:avLst/>
                    </a:prstGeom>
                  </pic:spPr>
                </pic:pic>
              </a:graphicData>
            </a:graphic>
          </wp:anchor>
        </w:drawing>
      </w:r>
    </w:p>
    <w:p w14:paraId="793251E0" w14:textId="77777777" w:rsidR="001153A2" w:rsidRDefault="001153A2">
      <w:pPr>
        <w:pStyle w:val="BodyText"/>
        <w:spacing w:before="11"/>
        <w:rPr>
          <w:b/>
          <w:sz w:val="37"/>
        </w:rPr>
      </w:pPr>
    </w:p>
    <w:p w14:paraId="1A7BF703" w14:textId="77777777" w:rsidR="001153A2" w:rsidRDefault="00004F66">
      <w:pPr>
        <w:ind w:left="1546" w:right="2682"/>
        <w:jc w:val="center"/>
        <w:rPr>
          <w:b/>
          <w:sz w:val="32"/>
        </w:rPr>
      </w:pPr>
      <w:r>
        <w:rPr>
          <w:b/>
          <w:sz w:val="32"/>
        </w:rPr>
        <w:t>DECLARATION BY THE CANDIDATE</w:t>
      </w:r>
    </w:p>
    <w:p w14:paraId="20BFF2A7" w14:textId="77777777" w:rsidR="001153A2" w:rsidRDefault="001153A2">
      <w:pPr>
        <w:pStyle w:val="BodyText"/>
        <w:spacing w:before="2"/>
        <w:rPr>
          <w:b/>
          <w:sz w:val="44"/>
        </w:rPr>
      </w:pPr>
    </w:p>
    <w:p w14:paraId="7ECCABDC" w14:textId="692BB391" w:rsidR="001153A2" w:rsidRDefault="00004F66">
      <w:pPr>
        <w:pStyle w:val="BodyText"/>
        <w:spacing w:line="360" w:lineRule="auto"/>
        <w:ind w:left="155" w:right="1266" w:firstLine="314"/>
        <w:jc w:val="both"/>
      </w:pPr>
      <w:r>
        <w:t>We,</w:t>
      </w:r>
      <w:r>
        <w:rPr>
          <w:spacing w:val="-16"/>
        </w:rPr>
        <w:t xml:space="preserve"> </w:t>
      </w:r>
      <w:r w:rsidR="00402A2B">
        <w:t>MOHAMMED ABU BAKAR SIDDIQ</w:t>
      </w:r>
      <w:del w:id="7" w:author="Other Author" w:date="2020-12-22T12:03:00Z">
        <w:r>
          <w:delText>MOHAMMED ABU BAKAR SIDDIQ</w:delText>
        </w:r>
      </w:del>
      <w:r>
        <w:rPr>
          <w:spacing w:val="-13"/>
        </w:rPr>
        <w:t xml:space="preserve"> </w:t>
      </w:r>
      <w:r>
        <w:t>and</w:t>
      </w:r>
      <w:r>
        <w:rPr>
          <w:spacing w:val="-15"/>
        </w:rPr>
        <w:t xml:space="preserve"> </w:t>
      </w:r>
      <w:r w:rsidR="00402A2B">
        <w:t>SAJJANAPU SRICHARAN</w:t>
      </w:r>
      <w:del w:id="8" w:author="Other Author" w:date="2020-12-22T12:03:00Z">
        <w:r>
          <w:delText>SAJJANAPU SRICHARAN</w:delText>
        </w:r>
      </w:del>
      <w:r>
        <w:rPr>
          <w:spacing w:val="-11"/>
        </w:rPr>
        <w:t xml:space="preserve"> </w:t>
      </w:r>
      <w:r>
        <w:t>bearing</w:t>
      </w:r>
      <w:r>
        <w:rPr>
          <w:spacing w:val="-17"/>
        </w:rPr>
        <w:t xml:space="preserve"> </w:t>
      </w:r>
      <w:r>
        <w:t>hall</w:t>
      </w:r>
      <w:r>
        <w:rPr>
          <w:spacing w:val="-15"/>
        </w:rPr>
        <w:t xml:space="preserve"> </w:t>
      </w:r>
      <w:r>
        <w:t>ticket numbers, 1602-19-737-</w:t>
      </w:r>
      <w:r w:rsidR="00402A2B">
        <w:t>083</w:t>
      </w:r>
      <w:del w:id="9" w:author="Other Author" w:date="2020-12-22T12:03:00Z">
        <w:r>
          <w:delText>083</w:delText>
        </w:r>
      </w:del>
      <w:r>
        <w:t xml:space="preserve"> and 1602-19-737-</w:t>
      </w:r>
      <w:ins w:id="10" w:author="Other Author" w:date="2020-12-22T12:03:00Z">
        <w:r w:rsidR="006350B7">
          <w:t>1</w:t>
        </w:r>
      </w:ins>
      <w:r w:rsidR="00402A2B">
        <w:t>12</w:t>
      </w:r>
      <w:del w:id="11" w:author="Other Author" w:date="2020-12-22T12:03:00Z">
        <w:r>
          <w:delText>112</w:delText>
        </w:r>
      </w:del>
      <w:r>
        <w:t>, hereby declare that the project report entitled “</w:t>
      </w:r>
      <w:r w:rsidR="00402A2B">
        <w:t>MULTI LANGUAGE CALENDER AND DAIRY</w:t>
      </w:r>
      <w:del w:id="12" w:author="Other Author" w:date="2020-12-22T12:03:00Z">
        <w:r>
          <w:delText xml:space="preserve"> MULTI LANGUAGE CALENDER AND DIARY</w:delText>
        </w:r>
      </w:del>
      <w:r>
        <w:t>” is submitted in partial fulfilment of the requirement for the award of the degree of Bachelor of Engineering in Information Technology.</w:t>
      </w:r>
    </w:p>
    <w:p w14:paraId="0CEA03CC" w14:textId="77777777" w:rsidR="001153A2" w:rsidRDefault="001153A2">
      <w:pPr>
        <w:pStyle w:val="BodyText"/>
        <w:spacing w:before="11"/>
        <w:rPr>
          <w:sz w:val="22"/>
        </w:rPr>
      </w:pPr>
    </w:p>
    <w:p w14:paraId="08A059BE" w14:textId="77777777" w:rsidR="001153A2" w:rsidRDefault="00004F66">
      <w:pPr>
        <w:pStyle w:val="BodyText"/>
        <w:spacing w:line="360" w:lineRule="auto"/>
        <w:ind w:left="232" w:right="1270" w:firstLine="225"/>
        <w:jc w:val="both"/>
      </w:pPr>
      <w:r>
        <w:t>This is a record of bonafide work carried out by us and the results embodied in this project report have not been submitted to any other university or institute for the award of any other</w:t>
      </w:r>
    </w:p>
    <w:p w14:paraId="0A9F7D15" w14:textId="77777777" w:rsidR="001153A2" w:rsidRDefault="00004F66">
      <w:pPr>
        <w:pStyle w:val="BodyText"/>
        <w:spacing w:before="2"/>
        <w:ind w:left="3756"/>
      </w:pPr>
      <w:r>
        <w:t>degree or diploma.</w:t>
      </w:r>
    </w:p>
    <w:p w14:paraId="238E44CE" w14:textId="77777777" w:rsidR="001153A2" w:rsidRDefault="001153A2">
      <w:pPr>
        <w:pStyle w:val="BodyText"/>
        <w:spacing w:before="2"/>
        <w:rPr>
          <w:sz w:val="33"/>
        </w:rPr>
      </w:pPr>
    </w:p>
    <w:p w14:paraId="5DEA9D23" w14:textId="11ECA176" w:rsidR="00004F66" w:rsidRDefault="006350B7">
      <w:pPr>
        <w:pStyle w:val="BodyText"/>
        <w:spacing w:line="501" w:lineRule="auto"/>
        <w:ind w:left="7477" w:right="1269" w:hanging="562"/>
        <w:jc w:val="right"/>
      </w:pPr>
      <w:ins w:id="13" w:author="Other Author" w:date="2020-12-22T12:03:00Z">
        <w:r>
          <w:t>M</w:t>
        </w:r>
      </w:ins>
      <w:r w:rsidR="00402A2B">
        <w:t>D ABU BAKAR</w:t>
      </w:r>
      <w:del w:id="14" w:author="Other Author" w:date="2020-12-22T12:03:00Z">
        <w:r w:rsidR="00004F66">
          <w:delText xml:space="preserve">MD. ABU BAKAR SIDDIQ </w:delText>
        </w:r>
      </w:del>
    </w:p>
    <w:p w14:paraId="3DFAEE7B" w14:textId="77777777" w:rsidR="00402A2B" w:rsidRDefault="00402A2B" w:rsidP="00004F66">
      <w:pPr>
        <w:pStyle w:val="BodyText"/>
        <w:spacing w:line="501" w:lineRule="auto"/>
        <w:ind w:left="7477" w:right="1269" w:hanging="562"/>
        <w:jc w:val="right"/>
        <w:rPr>
          <w:del w:id="15" w:author="Other Author" w:date="2020-12-22T12:03:00Z"/>
        </w:rPr>
      </w:pPr>
    </w:p>
    <w:p w14:paraId="23F252D4" w14:textId="55E1F70A" w:rsidR="001153A2" w:rsidRDefault="00004F66">
      <w:pPr>
        <w:pStyle w:val="BodyText"/>
        <w:spacing w:line="501" w:lineRule="auto"/>
        <w:ind w:left="7477" w:right="1269" w:hanging="562"/>
        <w:jc w:val="right"/>
      </w:pPr>
      <w:r>
        <w:rPr>
          <w:spacing w:val="-1"/>
        </w:rPr>
        <w:t>1602-19-737-</w:t>
      </w:r>
      <w:r w:rsidR="00402A2B">
        <w:rPr>
          <w:spacing w:val="-1"/>
        </w:rPr>
        <w:t>083</w:t>
      </w:r>
      <w:del w:id="16" w:author="Other Author" w:date="2020-12-22T12:03:00Z">
        <w:r>
          <w:rPr>
            <w:spacing w:val="-1"/>
          </w:rPr>
          <w:delText>083</w:delText>
        </w:r>
      </w:del>
    </w:p>
    <w:p w14:paraId="34B16280" w14:textId="31E4777C" w:rsidR="00A701D4" w:rsidRDefault="00402A2B">
      <w:pPr>
        <w:pStyle w:val="BodyText"/>
        <w:spacing w:line="275" w:lineRule="exact"/>
        <w:ind w:left="5256"/>
        <w:rPr>
          <w:ins w:id="17" w:author="Other Author" w:date="2020-12-22T12:03:00Z"/>
        </w:rPr>
      </w:pPr>
      <w:r>
        <w:t xml:space="preserve">                   SAJJANAPU SRICHARAN</w:t>
      </w:r>
    </w:p>
    <w:p w14:paraId="141C8DBD" w14:textId="77777777" w:rsidR="00A701D4" w:rsidRDefault="00A701D4">
      <w:pPr>
        <w:pStyle w:val="BodyText"/>
        <w:spacing w:before="4"/>
        <w:rPr>
          <w:ins w:id="18" w:author="Other Author" w:date="2020-12-22T12:03:00Z"/>
          <w:sz w:val="26"/>
        </w:rPr>
      </w:pPr>
    </w:p>
    <w:p w14:paraId="22604724" w14:textId="093C2854" w:rsidR="001153A2" w:rsidRDefault="00004F66">
      <w:pPr>
        <w:pStyle w:val="BodyText"/>
        <w:spacing w:line="275" w:lineRule="exact"/>
        <w:ind w:left="5256"/>
        <w:rPr>
          <w:del w:id="19" w:author="Other Author" w:date="2020-12-22T12:03:00Z"/>
        </w:rPr>
      </w:pPr>
      <w:del w:id="20" w:author="Other Author" w:date="2020-12-22T12:03:00Z">
        <w:r>
          <w:delText xml:space="preserve">                   SAJJANAPU SRICHARAN</w:delText>
        </w:r>
      </w:del>
    </w:p>
    <w:p w14:paraId="6295E56D" w14:textId="77777777" w:rsidR="001153A2" w:rsidRDefault="001153A2">
      <w:pPr>
        <w:pStyle w:val="BodyText"/>
        <w:spacing w:before="4"/>
        <w:rPr>
          <w:del w:id="21" w:author="Other Author" w:date="2020-12-22T12:03:00Z"/>
          <w:sz w:val="26"/>
        </w:rPr>
      </w:pPr>
    </w:p>
    <w:p w14:paraId="2B8F6D07" w14:textId="6E793468" w:rsidR="001153A2" w:rsidRDefault="00004F66">
      <w:pPr>
        <w:pStyle w:val="BodyText"/>
        <w:ind w:right="1272"/>
        <w:jc w:val="right"/>
      </w:pPr>
      <w:r>
        <w:rPr>
          <w:spacing w:val="-1"/>
        </w:rPr>
        <w:t>1602-19-737-</w:t>
      </w:r>
      <w:ins w:id="22" w:author="Other Author" w:date="2020-12-22T12:03:00Z">
        <w:r w:rsidR="006350B7">
          <w:rPr>
            <w:spacing w:val="-1"/>
          </w:rPr>
          <w:t>1</w:t>
        </w:r>
      </w:ins>
      <w:r w:rsidR="00402A2B">
        <w:rPr>
          <w:spacing w:val="-1"/>
        </w:rPr>
        <w:t>12</w:t>
      </w:r>
      <w:del w:id="23" w:author="Other Author" w:date="2020-12-22T12:03:00Z">
        <w:r>
          <w:rPr>
            <w:spacing w:val="-1"/>
          </w:rPr>
          <w:delText>112</w:delText>
        </w:r>
      </w:del>
    </w:p>
    <w:p w14:paraId="385664A2" w14:textId="77777777" w:rsidR="001153A2" w:rsidRDefault="001153A2">
      <w:pPr>
        <w:pStyle w:val="BodyText"/>
        <w:rPr>
          <w:sz w:val="26"/>
        </w:rPr>
      </w:pPr>
    </w:p>
    <w:p w14:paraId="655F7271" w14:textId="77777777" w:rsidR="001153A2" w:rsidRDefault="001153A2">
      <w:pPr>
        <w:pStyle w:val="BodyText"/>
        <w:rPr>
          <w:sz w:val="26"/>
        </w:rPr>
      </w:pPr>
    </w:p>
    <w:p w14:paraId="19B63FDB" w14:textId="77777777" w:rsidR="001153A2" w:rsidRDefault="001153A2">
      <w:pPr>
        <w:pStyle w:val="BodyText"/>
        <w:rPr>
          <w:sz w:val="26"/>
        </w:rPr>
      </w:pPr>
    </w:p>
    <w:p w14:paraId="7FBC701F" w14:textId="77777777" w:rsidR="001153A2" w:rsidRDefault="001153A2">
      <w:pPr>
        <w:pStyle w:val="BodyText"/>
        <w:rPr>
          <w:sz w:val="26"/>
        </w:rPr>
      </w:pPr>
    </w:p>
    <w:p w14:paraId="7B2664F9" w14:textId="77777777" w:rsidR="001153A2" w:rsidRDefault="001153A2">
      <w:pPr>
        <w:pStyle w:val="BodyText"/>
        <w:rPr>
          <w:sz w:val="26"/>
        </w:rPr>
      </w:pPr>
    </w:p>
    <w:p w14:paraId="0AFC8D49" w14:textId="77777777" w:rsidR="001153A2" w:rsidRDefault="001153A2">
      <w:pPr>
        <w:pStyle w:val="BodyText"/>
        <w:rPr>
          <w:sz w:val="26"/>
        </w:rPr>
      </w:pPr>
    </w:p>
    <w:p w14:paraId="15C4E17E" w14:textId="77777777" w:rsidR="001153A2" w:rsidRDefault="001153A2">
      <w:pPr>
        <w:pStyle w:val="BodyText"/>
        <w:spacing w:before="2"/>
        <w:rPr>
          <w:sz w:val="21"/>
        </w:rPr>
      </w:pPr>
    </w:p>
    <w:p w14:paraId="3D0B6C8D" w14:textId="77777777" w:rsidR="001153A2" w:rsidRDefault="00004F66">
      <w:pPr>
        <w:pStyle w:val="BodyText"/>
        <w:tabs>
          <w:tab w:val="left" w:pos="6461"/>
        </w:tabs>
        <w:spacing w:before="1"/>
        <w:ind w:left="290"/>
      </w:pPr>
      <w:r>
        <w:t>(Faculty</w:t>
      </w:r>
      <w:r>
        <w:rPr>
          <w:spacing w:val="-3"/>
        </w:rPr>
        <w:t xml:space="preserve"> </w:t>
      </w:r>
      <w:r>
        <w:t>In-Charge)</w:t>
      </w:r>
      <w:r>
        <w:tab/>
        <w:t>(Head.Dept</w:t>
      </w:r>
      <w:r>
        <w:rPr>
          <w:spacing w:val="2"/>
        </w:rPr>
        <w:t xml:space="preserve"> </w:t>
      </w:r>
      <w:r>
        <w:t>IT)</w:t>
      </w:r>
    </w:p>
    <w:p w14:paraId="7A502586" w14:textId="77777777" w:rsidR="001153A2" w:rsidRDefault="001153A2">
      <w:pPr>
        <w:sectPr w:rsidR="001153A2">
          <w:pgSz w:w="11910" w:h="16840"/>
          <w:pgMar w:top="1340" w:right="200" w:bottom="1200" w:left="1280" w:header="0" w:footer="920" w:gutter="0"/>
          <w:cols w:space="720"/>
        </w:sectPr>
      </w:pPr>
    </w:p>
    <w:p w14:paraId="6FBC90BE" w14:textId="77777777" w:rsidR="001153A2" w:rsidRDefault="001153A2">
      <w:pPr>
        <w:pStyle w:val="BodyText"/>
        <w:rPr>
          <w:sz w:val="20"/>
        </w:rPr>
      </w:pPr>
    </w:p>
    <w:p w14:paraId="3009CE06" w14:textId="77777777" w:rsidR="001153A2" w:rsidRDefault="00004F66">
      <w:pPr>
        <w:pStyle w:val="Heading1"/>
        <w:spacing w:before="190"/>
        <w:ind w:left="3041" w:right="0"/>
        <w:rPr>
          <w:rFonts w:ascii="Calibri"/>
        </w:rPr>
      </w:pPr>
      <w:r>
        <w:rPr>
          <w:rFonts w:ascii="Calibri"/>
        </w:rPr>
        <w:t>Acknowledgements</w:t>
      </w:r>
    </w:p>
    <w:p w14:paraId="03317F8B" w14:textId="77777777" w:rsidR="001153A2" w:rsidRDefault="00004F66">
      <w:pPr>
        <w:pStyle w:val="BodyText"/>
        <w:spacing w:before="195" w:line="259" w:lineRule="auto"/>
        <w:ind w:left="160" w:right="1287"/>
        <w:rPr>
          <w:rFonts w:ascii="Calibri"/>
        </w:rPr>
      </w:pPr>
      <w:r>
        <w:rPr>
          <w:rFonts w:ascii="Calibri"/>
        </w:rPr>
        <w:t>The satisfaction that accompanies the successful completion of this project would not be in complete without the mention of the people who made it possible, without whose constant guidance and encouragement would have made efforts go in vain. We consider ourselves privileged to express gratitude and respect towards all those who guided us through the completion of this project.</w:t>
      </w:r>
    </w:p>
    <w:p w14:paraId="1CF6B64A" w14:textId="234D7DF2" w:rsidR="001153A2" w:rsidRDefault="00004F66">
      <w:pPr>
        <w:pStyle w:val="BodyText"/>
        <w:spacing w:before="158" w:line="256" w:lineRule="auto"/>
        <w:ind w:left="160" w:right="1283"/>
        <w:rPr>
          <w:rFonts w:ascii="Calibri"/>
        </w:rPr>
      </w:pPr>
      <w:r>
        <w:rPr>
          <w:rFonts w:ascii="Calibri"/>
        </w:rPr>
        <w:t>We convey thanks to my project guide M</w:t>
      </w:r>
      <w:r w:rsidR="00074FF2">
        <w:rPr>
          <w:rFonts w:ascii="Calibri"/>
        </w:rPr>
        <w:t>rs.</w:t>
      </w:r>
      <w:r w:rsidR="00402A2B">
        <w:rPr>
          <w:rFonts w:ascii="Calibri"/>
        </w:rPr>
        <w:t>Prasanna</w:t>
      </w:r>
      <w:del w:id="24" w:author="Other Author" w:date="2020-12-22T12:03:00Z">
        <w:r w:rsidR="00074FF2">
          <w:rPr>
            <w:rFonts w:ascii="Calibri"/>
          </w:rPr>
          <w:delText xml:space="preserve"> Prasanna mam</w:delText>
        </w:r>
      </w:del>
      <w:r>
        <w:rPr>
          <w:rFonts w:ascii="Calibri"/>
        </w:rPr>
        <w:t xml:space="preserve"> of Information technology Department for providing encouragement, constant support and guidance which was of a great help to complete this project successfully.</w:t>
      </w:r>
    </w:p>
    <w:p w14:paraId="3FBBF09A" w14:textId="77777777" w:rsidR="001153A2" w:rsidRDefault="00004F66">
      <w:pPr>
        <w:pStyle w:val="BodyText"/>
        <w:spacing w:before="169" w:line="259" w:lineRule="auto"/>
        <w:ind w:left="160" w:right="1642"/>
        <w:rPr>
          <w:rFonts w:ascii="Calibri"/>
        </w:rPr>
      </w:pPr>
      <w:r>
        <w:rPr>
          <w:rFonts w:ascii="Calibri"/>
        </w:rPr>
        <w:t>Last but not the least, we wish to thank our parents for financing our studies in this privileged Vasavi College of Engineering as well as for constantly encouraging us to learn engineering. Their personal sacrifice in providing this opportunity to learn engineering is gratefully acknowledged.</w:t>
      </w:r>
    </w:p>
    <w:p w14:paraId="280A2BDF" w14:textId="77777777" w:rsidR="001153A2" w:rsidRDefault="001153A2">
      <w:pPr>
        <w:spacing w:line="259" w:lineRule="auto"/>
        <w:rPr>
          <w:rFonts w:ascii="Calibri"/>
        </w:rPr>
        <w:sectPr w:rsidR="001153A2">
          <w:pgSz w:w="11910" w:h="16840"/>
          <w:pgMar w:top="1580" w:right="200" w:bottom="1200" w:left="1280" w:header="0" w:footer="920" w:gutter="0"/>
          <w:cols w:space="720"/>
        </w:sectPr>
      </w:pPr>
    </w:p>
    <w:p w14:paraId="2941E161" w14:textId="77777777" w:rsidR="001153A2" w:rsidRDefault="001153A2">
      <w:pPr>
        <w:pStyle w:val="BodyText"/>
        <w:spacing w:before="6"/>
        <w:rPr>
          <w:rFonts w:ascii="Calibri"/>
          <w:sz w:val="17"/>
        </w:rPr>
      </w:pPr>
    </w:p>
    <w:p w14:paraId="5F701822" w14:textId="77777777" w:rsidR="001153A2" w:rsidRDefault="00004F66">
      <w:pPr>
        <w:pStyle w:val="Heading1"/>
        <w:spacing w:before="85"/>
        <w:ind w:left="968"/>
        <w:jc w:val="center"/>
      </w:pPr>
      <w:r>
        <w:t>Abstract</w:t>
      </w:r>
    </w:p>
    <w:p w14:paraId="6A5ABEA5" w14:textId="77777777" w:rsidR="001153A2" w:rsidRDefault="001153A2">
      <w:pPr>
        <w:pStyle w:val="BodyText"/>
        <w:rPr>
          <w:b/>
          <w:sz w:val="34"/>
        </w:rPr>
      </w:pPr>
    </w:p>
    <w:p w14:paraId="3650A82B" w14:textId="77777777" w:rsidR="001153A2" w:rsidRDefault="001153A2">
      <w:pPr>
        <w:pStyle w:val="BodyText"/>
        <w:rPr>
          <w:b/>
          <w:sz w:val="34"/>
        </w:rPr>
      </w:pPr>
    </w:p>
    <w:p w14:paraId="31AAA6C3" w14:textId="2FF92571" w:rsidR="00402A2B" w:rsidRPr="00402A2B" w:rsidRDefault="00402A2B" w:rsidP="00402A2B">
      <w:pPr>
        <w:widowControl/>
        <w:autoSpaceDE/>
        <w:autoSpaceDN/>
        <w:spacing w:after="200" w:line="276" w:lineRule="auto"/>
        <w:rPr>
          <w:rFonts w:asciiTheme="minorHAnsi" w:eastAsiaTheme="minorHAnsi" w:hAnsiTheme="minorHAnsi" w:cstheme="minorHAnsi"/>
          <w:sz w:val="24"/>
          <w:szCs w:val="24"/>
          <w:lang w:val="en-IN" w:bidi="ar-SA"/>
        </w:rPr>
      </w:pPr>
      <w:r w:rsidRPr="00402A2B">
        <w:rPr>
          <w:rFonts w:asciiTheme="minorHAnsi" w:eastAsiaTheme="minorHAnsi" w:hAnsiTheme="minorHAnsi" w:cstheme="minorHAnsi"/>
          <w:sz w:val="24"/>
          <w:szCs w:val="24"/>
          <w:lang w:val="en-IN" w:bidi="ar-SA"/>
        </w:rPr>
        <w:t>As there many applications for Calenders and Diaries But It would always</w:t>
      </w:r>
      <w:r>
        <w:rPr>
          <w:rFonts w:asciiTheme="minorHAnsi" w:eastAsiaTheme="minorHAnsi" w:hAnsiTheme="minorHAnsi" w:cstheme="minorHAnsi"/>
          <w:sz w:val="24"/>
          <w:szCs w:val="24"/>
          <w:lang w:val="en-IN" w:bidi="ar-SA"/>
        </w:rPr>
        <w:t xml:space="preserve"> be</w:t>
      </w:r>
      <w:r w:rsidRPr="00402A2B">
        <w:rPr>
          <w:rFonts w:asciiTheme="minorHAnsi" w:eastAsiaTheme="minorHAnsi" w:hAnsiTheme="minorHAnsi" w:cstheme="minorHAnsi"/>
          <w:sz w:val="24"/>
          <w:szCs w:val="24"/>
          <w:lang w:val="en-IN" w:bidi="ar-SA"/>
        </w:rPr>
        <w:t xml:space="preserve"> better if calenders itself contains diary and if the calender can be viewed in different  languages than that’s a plus plus. So, we have come </w:t>
      </w:r>
      <w:r>
        <w:rPr>
          <w:rFonts w:asciiTheme="minorHAnsi" w:eastAsiaTheme="minorHAnsi" w:hAnsiTheme="minorHAnsi" w:cstheme="minorHAnsi"/>
          <w:sz w:val="24"/>
          <w:szCs w:val="24"/>
          <w:lang w:val="en-IN" w:bidi="ar-SA"/>
        </w:rPr>
        <w:t xml:space="preserve">up </w:t>
      </w:r>
      <w:r w:rsidRPr="00402A2B">
        <w:rPr>
          <w:rFonts w:asciiTheme="minorHAnsi" w:eastAsiaTheme="minorHAnsi" w:hAnsiTheme="minorHAnsi" w:cstheme="minorHAnsi"/>
          <w:sz w:val="24"/>
          <w:szCs w:val="24"/>
          <w:lang w:val="en-IN" w:bidi="ar-SA"/>
        </w:rPr>
        <w:t>with an idea of developing an programme which can be used as an calender and a</w:t>
      </w:r>
      <w:r>
        <w:rPr>
          <w:rFonts w:asciiTheme="minorHAnsi" w:eastAsiaTheme="minorHAnsi" w:hAnsiTheme="minorHAnsi" w:cstheme="minorHAnsi"/>
          <w:sz w:val="24"/>
          <w:szCs w:val="24"/>
          <w:lang w:val="en-IN" w:bidi="ar-SA"/>
        </w:rPr>
        <w:t>s a</w:t>
      </w:r>
      <w:r w:rsidRPr="00402A2B">
        <w:rPr>
          <w:rFonts w:asciiTheme="minorHAnsi" w:eastAsiaTheme="minorHAnsi" w:hAnsiTheme="minorHAnsi" w:cstheme="minorHAnsi"/>
          <w:sz w:val="24"/>
          <w:szCs w:val="24"/>
          <w:lang w:val="en-IN" w:bidi="ar-SA"/>
        </w:rPr>
        <w:t xml:space="preserve"> personal diary. And our calender can display the calender in different languages .As personal diaries are very private, so our diary is password protected. There are many features like editing the existing diary , deleting , adding new one , and changing password etc.</w:t>
      </w:r>
    </w:p>
    <w:p w14:paraId="7ACC52BD" w14:textId="77777777" w:rsidR="00402A2B" w:rsidRPr="00402A2B" w:rsidRDefault="00402A2B" w:rsidP="00402A2B">
      <w:pPr>
        <w:widowControl/>
        <w:autoSpaceDE/>
        <w:autoSpaceDN/>
        <w:spacing w:after="200" w:line="276" w:lineRule="auto"/>
        <w:rPr>
          <w:rFonts w:asciiTheme="minorHAnsi" w:eastAsiaTheme="minorHAnsi" w:hAnsiTheme="minorHAnsi" w:cstheme="minorHAnsi"/>
          <w:sz w:val="24"/>
          <w:szCs w:val="24"/>
          <w:lang w:val="en-IN" w:bidi="ar-SA"/>
        </w:rPr>
      </w:pPr>
      <w:r w:rsidRPr="00402A2B">
        <w:rPr>
          <w:rFonts w:asciiTheme="minorHAnsi" w:eastAsiaTheme="minorHAnsi" w:hAnsiTheme="minorHAnsi" w:cstheme="minorHAnsi"/>
          <w:sz w:val="24"/>
          <w:szCs w:val="24"/>
          <w:lang w:val="en-IN" w:bidi="ar-SA"/>
        </w:rPr>
        <w:t>Our app is very handy for a lot of people.</w:t>
      </w:r>
    </w:p>
    <w:p w14:paraId="0B8F1CF1" w14:textId="77777777" w:rsidR="00402A2B" w:rsidRPr="00402A2B" w:rsidRDefault="00402A2B" w:rsidP="00402A2B">
      <w:pPr>
        <w:widowControl/>
        <w:autoSpaceDE/>
        <w:autoSpaceDN/>
        <w:spacing w:after="200" w:line="276" w:lineRule="auto"/>
        <w:rPr>
          <w:rFonts w:asciiTheme="minorHAnsi" w:eastAsiaTheme="minorHAnsi" w:hAnsiTheme="minorHAnsi" w:cstheme="minorHAnsi"/>
          <w:sz w:val="24"/>
          <w:szCs w:val="24"/>
          <w:lang w:val="en-IN" w:bidi="ar-SA"/>
        </w:rPr>
      </w:pPr>
    </w:p>
    <w:p w14:paraId="4F50467F" w14:textId="77777777" w:rsidR="001153A2" w:rsidRDefault="001153A2">
      <w:pPr>
        <w:pStyle w:val="BodyText"/>
        <w:spacing w:before="10"/>
        <w:rPr>
          <w:b/>
          <w:sz w:val="44"/>
        </w:rPr>
      </w:pPr>
    </w:p>
    <w:p w14:paraId="69510DC0" w14:textId="50DED83D" w:rsidR="00074FF2" w:rsidRPr="00074FF2" w:rsidRDefault="00074FF2" w:rsidP="00074FF2">
      <w:pPr>
        <w:widowControl/>
        <w:autoSpaceDE/>
        <w:autoSpaceDN/>
        <w:spacing w:after="200" w:line="276" w:lineRule="auto"/>
        <w:rPr>
          <w:del w:id="25" w:author="Other Author" w:date="2020-12-22T12:03:00Z"/>
          <w:rFonts w:asciiTheme="minorHAnsi" w:eastAsiaTheme="minorHAnsi" w:hAnsiTheme="minorHAnsi" w:cstheme="minorHAnsi"/>
          <w:sz w:val="24"/>
          <w:szCs w:val="24"/>
          <w:lang w:val="en-IN" w:bidi="ar-SA"/>
        </w:rPr>
      </w:pPr>
      <w:del w:id="26" w:author="Other Author" w:date="2020-12-22T12:03:00Z">
        <w:r w:rsidRPr="00074FF2">
          <w:rPr>
            <w:rFonts w:asciiTheme="minorHAnsi" w:eastAsiaTheme="minorHAnsi" w:hAnsiTheme="minorHAnsi" w:cstheme="minorHAnsi"/>
            <w:sz w:val="24"/>
            <w:szCs w:val="24"/>
            <w:lang w:val="en-IN" w:bidi="ar-SA"/>
          </w:rPr>
          <w:delText>As there</w:delText>
        </w:r>
        <w:r>
          <w:rPr>
            <w:rFonts w:asciiTheme="minorHAnsi" w:eastAsiaTheme="minorHAnsi" w:hAnsiTheme="minorHAnsi" w:cstheme="minorHAnsi"/>
            <w:sz w:val="24"/>
            <w:szCs w:val="24"/>
            <w:lang w:val="en-IN" w:bidi="ar-SA"/>
          </w:rPr>
          <w:delText xml:space="preserve"> are</w:delText>
        </w:r>
        <w:r w:rsidRPr="00074FF2">
          <w:rPr>
            <w:rFonts w:asciiTheme="minorHAnsi" w:eastAsiaTheme="minorHAnsi" w:hAnsiTheme="minorHAnsi" w:cstheme="minorHAnsi"/>
            <w:sz w:val="24"/>
            <w:szCs w:val="24"/>
            <w:lang w:val="en-IN" w:bidi="ar-SA"/>
          </w:rPr>
          <w:delText xml:space="preserve"> many applications for Calenders and Diaries But It would always</w:delText>
        </w:r>
        <w:r>
          <w:rPr>
            <w:rFonts w:asciiTheme="minorHAnsi" w:eastAsiaTheme="minorHAnsi" w:hAnsiTheme="minorHAnsi" w:cstheme="minorHAnsi"/>
            <w:sz w:val="24"/>
            <w:szCs w:val="24"/>
            <w:lang w:val="en-IN" w:bidi="ar-SA"/>
          </w:rPr>
          <w:delText xml:space="preserve"> be</w:delText>
        </w:r>
        <w:r w:rsidRPr="00074FF2">
          <w:rPr>
            <w:rFonts w:asciiTheme="minorHAnsi" w:eastAsiaTheme="minorHAnsi" w:hAnsiTheme="minorHAnsi" w:cstheme="minorHAnsi"/>
            <w:sz w:val="24"/>
            <w:szCs w:val="24"/>
            <w:lang w:val="en-IN" w:bidi="ar-SA"/>
          </w:rPr>
          <w:delText xml:space="preserve"> better if calenders itself contains diary and if the calender can be viewed in different  languages than that’s a plus plus. So, we have come</w:delText>
        </w:r>
        <w:r>
          <w:rPr>
            <w:rFonts w:asciiTheme="minorHAnsi" w:eastAsiaTheme="minorHAnsi" w:hAnsiTheme="minorHAnsi" w:cstheme="minorHAnsi"/>
            <w:sz w:val="24"/>
            <w:szCs w:val="24"/>
            <w:lang w:val="en-IN" w:bidi="ar-SA"/>
          </w:rPr>
          <w:delText xml:space="preserve"> up</w:delText>
        </w:r>
        <w:r w:rsidRPr="00074FF2">
          <w:rPr>
            <w:rFonts w:asciiTheme="minorHAnsi" w:eastAsiaTheme="minorHAnsi" w:hAnsiTheme="minorHAnsi" w:cstheme="minorHAnsi"/>
            <w:sz w:val="24"/>
            <w:szCs w:val="24"/>
            <w:lang w:val="en-IN" w:bidi="ar-SA"/>
          </w:rPr>
          <w:delText xml:space="preserve"> with an idea of developing an programme which can be used as an calender and a personal diary. And our calender can display the calender in different languages .As personal diaries are very private, so our diary is password protected. There are many features like editing the existing diary , deleting , adding new one , and changing password etc.</w:delText>
        </w:r>
      </w:del>
    </w:p>
    <w:p w14:paraId="65897D4D" w14:textId="77777777" w:rsidR="00074FF2" w:rsidRPr="00074FF2" w:rsidRDefault="00074FF2" w:rsidP="00074FF2">
      <w:pPr>
        <w:widowControl/>
        <w:autoSpaceDE/>
        <w:autoSpaceDN/>
        <w:spacing w:after="200" w:line="276" w:lineRule="auto"/>
        <w:rPr>
          <w:del w:id="27" w:author="Other Author" w:date="2020-12-22T12:03:00Z"/>
          <w:rFonts w:asciiTheme="minorHAnsi" w:eastAsiaTheme="minorHAnsi" w:hAnsiTheme="minorHAnsi" w:cstheme="minorHAnsi"/>
          <w:sz w:val="24"/>
          <w:szCs w:val="24"/>
          <w:lang w:val="en-IN" w:bidi="ar-SA"/>
        </w:rPr>
      </w:pPr>
      <w:del w:id="28" w:author="Other Author" w:date="2020-12-22T12:03:00Z">
        <w:r w:rsidRPr="00074FF2">
          <w:rPr>
            <w:rFonts w:asciiTheme="minorHAnsi" w:eastAsiaTheme="minorHAnsi" w:hAnsiTheme="minorHAnsi" w:cstheme="minorHAnsi"/>
            <w:sz w:val="24"/>
            <w:szCs w:val="24"/>
            <w:lang w:val="en-IN" w:bidi="ar-SA"/>
          </w:rPr>
          <w:delText>Our app is very handy for a lot of people.</w:delText>
        </w:r>
      </w:del>
    </w:p>
    <w:p w14:paraId="76F8A36F" w14:textId="60ED5ED2" w:rsidR="001153A2" w:rsidRDefault="001153A2">
      <w:pPr>
        <w:spacing w:line="398" w:lineRule="auto"/>
        <w:sectPr w:rsidR="001153A2">
          <w:pgSz w:w="11910" w:h="16840"/>
          <w:pgMar w:top="1580" w:right="200" w:bottom="1200" w:left="1280" w:header="0" w:footer="920" w:gutter="0"/>
          <w:cols w:space="720"/>
        </w:sectPr>
        <w:pPrChange w:id="29" w:author="Other Author" w:date="2020-12-22T12:03:00Z">
          <w:pPr>
            <w:pStyle w:val="BodyText"/>
            <w:spacing w:line="398" w:lineRule="auto"/>
            <w:ind w:left="160" w:right="1887"/>
          </w:pPr>
        </w:pPrChange>
      </w:pPr>
    </w:p>
    <w:p w14:paraId="3BA2D9D4" w14:textId="77777777" w:rsidR="001153A2" w:rsidRDefault="00004F66">
      <w:pPr>
        <w:pStyle w:val="Heading1"/>
        <w:ind w:right="0"/>
      </w:pPr>
      <w:r>
        <w:lastRenderedPageBreak/>
        <w:t>Table of contents</w:t>
      </w:r>
    </w:p>
    <w:p w14:paraId="718B6145" w14:textId="77777777" w:rsidR="001153A2" w:rsidRDefault="001153A2">
      <w:pPr>
        <w:pStyle w:val="BodyText"/>
        <w:rPr>
          <w:b/>
          <w:sz w:val="20"/>
        </w:rPr>
      </w:pPr>
    </w:p>
    <w:p w14:paraId="0B1F8A4F" w14:textId="77777777" w:rsidR="001153A2" w:rsidRDefault="001153A2">
      <w:pPr>
        <w:pStyle w:val="BodyText"/>
        <w:rPr>
          <w:b/>
          <w:sz w:val="20"/>
        </w:rPr>
      </w:pPr>
    </w:p>
    <w:p w14:paraId="54099E16" w14:textId="77777777" w:rsidR="001153A2" w:rsidRDefault="001153A2">
      <w:pPr>
        <w:pStyle w:val="BodyText"/>
        <w:rPr>
          <w:b/>
          <w:sz w:val="27"/>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29"/>
        <w:gridCol w:w="4427"/>
      </w:tblGrid>
      <w:tr w:rsidR="001153A2" w14:paraId="21ECDA5C" w14:textId="77777777">
        <w:trPr>
          <w:trHeight w:val="601"/>
        </w:trPr>
        <w:tc>
          <w:tcPr>
            <w:tcW w:w="4429" w:type="dxa"/>
          </w:tcPr>
          <w:p w14:paraId="1002A456" w14:textId="77777777" w:rsidR="001153A2" w:rsidRDefault="00004F66">
            <w:pPr>
              <w:pStyle w:val="TableParagraph"/>
              <w:ind w:left="1156"/>
              <w:rPr>
                <w:b/>
                <w:sz w:val="28"/>
              </w:rPr>
            </w:pPr>
            <w:r>
              <w:rPr>
                <w:b/>
                <w:color w:val="006FC0"/>
                <w:sz w:val="28"/>
              </w:rPr>
              <w:t>Topic</w:t>
            </w:r>
          </w:p>
        </w:tc>
        <w:tc>
          <w:tcPr>
            <w:tcW w:w="4427" w:type="dxa"/>
          </w:tcPr>
          <w:p w14:paraId="506731C3" w14:textId="77777777" w:rsidR="001153A2" w:rsidRDefault="00004F66">
            <w:pPr>
              <w:pStyle w:val="TableParagraph"/>
              <w:ind w:left="1295"/>
              <w:rPr>
                <w:b/>
                <w:sz w:val="28"/>
              </w:rPr>
            </w:pPr>
            <w:r>
              <w:rPr>
                <w:b/>
                <w:color w:val="006FC0"/>
                <w:sz w:val="28"/>
              </w:rPr>
              <w:t>Page Number</w:t>
            </w:r>
          </w:p>
        </w:tc>
      </w:tr>
      <w:tr w:rsidR="001153A2" w14:paraId="28CD4B9B" w14:textId="77777777">
        <w:trPr>
          <w:trHeight w:val="983"/>
        </w:trPr>
        <w:tc>
          <w:tcPr>
            <w:tcW w:w="4429" w:type="dxa"/>
          </w:tcPr>
          <w:p w14:paraId="1681D111" w14:textId="77777777" w:rsidR="001153A2" w:rsidRDefault="00004F66">
            <w:pPr>
              <w:pStyle w:val="TableParagraph"/>
              <w:rPr>
                <w:b/>
                <w:sz w:val="28"/>
              </w:rPr>
            </w:pPr>
            <w:r>
              <w:rPr>
                <w:b/>
                <w:sz w:val="28"/>
              </w:rPr>
              <w:t>Introduction</w:t>
            </w:r>
          </w:p>
        </w:tc>
        <w:tc>
          <w:tcPr>
            <w:tcW w:w="4427" w:type="dxa"/>
          </w:tcPr>
          <w:p w14:paraId="0D3E4442" w14:textId="77777777" w:rsidR="001153A2" w:rsidRDefault="00004F66">
            <w:pPr>
              <w:pStyle w:val="TableParagraph"/>
              <w:rPr>
                <w:b/>
                <w:sz w:val="28"/>
              </w:rPr>
            </w:pPr>
            <w:r>
              <w:rPr>
                <w:b/>
                <w:sz w:val="28"/>
              </w:rPr>
              <w:t>6</w:t>
            </w:r>
          </w:p>
        </w:tc>
      </w:tr>
      <w:tr w:rsidR="001153A2" w14:paraId="2C56F546" w14:textId="77777777">
        <w:trPr>
          <w:trHeight w:val="981"/>
        </w:trPr>
        <w:tc>
          <w:tcPr>
            <w:tcW w:w="4429" w:type="dxa"/>
          </w:tcPr>
          <w:p w14:paraId="66DA328D" w14:textId="77777777" w:rsidR="001153A2" w:rsidRDefault="00004F66">
            <w:pPr>
              <w:pStyle w:val="TableParagraph"/>
              <w:spacing w:line="320" w:lineRule="exact"/>
              <w:rPr>
                <w:b/>
                <w:sz w:val="28"/>
              </w:rPr>
            </w:pPr>
            <w:r>
              <w:rPr>
                <w:b/>
                <w:sz w:val="28"/>
              </w:rPr>
              <w:t>Technology</w:t>
            </w:r>
          </w:p>
        </w:tc>
        <w:tc>
          <w:tcPr>
            <w:tcW w:w="4427" w:type="dxa"/>
          </w:tcPr>
          <w:p w14:paraId="5BD242BB" w14:textId="77777777" w:rsidR="001153A2" w:rsidRDefault="00004F66">
            <w:pPr>
              <w:pStyle w:val="TableParagraph"/>
              <w:spacing w:line="320" w:lineRule="exact"/>
              <w:rPr>
                <w:b/>
                <w:sz w:val="28"/>
              </w:rPr>
            </w:pPr>
            <w:r>
              <w:rPr>
                <w:b/>
                <w:sz w:val="28"/>
              </w:rPr>
              <w:t>8</w:t>
            </w:r>
          </w:p>
        </w:tc>
      </w:tr>
      <w:tr w:rsidR="001153A2" w14:paraId="0E9B26E3" w14:textId="77777777">
        <w:trPr>
          <w:trHeight w:val="981"/>
        </w:trPr>
        <w:tc>
          <w:tcPr>
            <w:tcW w:w="4429" w:type="dxa"/>
          </w:tcPr>
          <w:p w14:paraId="1F0C4324" w14:textId="77777777" w:rsidR="001153A2" w:rsidRDefault="00004F66">
            <w:pPr>
              <w:pStyle w:val="TableParagraph"/>
              <w:spacing w:line="320" w:lineRule="exact"/>
              <w:rPr>
                <w:b/>
                <w:sz w:val="28"/>
              </w:rPr>
            </w:pPr>
            <w:r>
              <w:rPr>
                <w:b/>
                <w:sz w:val="28"/>
              </w:rPr>
              <w:t>Proposed Work</w:t>
            </w:r>
          </w:p>
        </w:tc>
        <w:tc>
          <w:tcPr>
            <w:tcW w:w="4427" w:type="dxa"/>
          </w:tcPr>
          <w:p w14:paraId="34788536" w14:textId="77777777" w:rsidR="001153A2" w:rsidRDefault="00004F66">
            <w:pPr>
              <w:pStyle w:val="TableParagraph"/>
              <w:spacing w:line="320" w:lineRule="exact"/>
              <w:rPr>
                <w:b/>
                <w:sz w:val="28"/>
              </w:rPr>
            </w:pPr>
            <w:r>
              <w:rPr>
                <w:b/>
                <w:sz w:val="28"/>
              </w:rPr>
              <w:t>9</w:t>
            </w:r>
          </w:p>
        </w:tc>
      </w:tr>
      <w:tr w:rsidR="001153A2" w14:paraId="6FDCA557" w14:textId="77777777">
        <w:trPr>
          <w:trHeight w:val="983"/>
        </w:trPr>
        <w:tc>
          <w:tcPr>
            <w:tcW w:w="4429" w:type="dxa"/>
          </w:tcPr>
          <w:p w14:paraId="712F83C4" w14:textId="77777777" w:rsidR="001153A2" w:rsidRDefault="00004F66">
            <w:pPr>
              <w:pStyle w:val="TableParagraph"/>
              <w:rPr>
                <w:b/>
                <w:sz w:val="28"/>
              </w:rPr>
            </w:pPr>
            <w:r>
              <w:rPr>
                <w:b/>
                <w:sz w:val="28"/>
              </w:rPr>
              <w:t>Results</w:t>
            </w:r>
          </w:p>
        </w:tc>
        <w:tc>
          <w:tcPr>
            <w:tcW w:w="4427" w:type="dxa"/>
          </w:tcPr>
          <w:p w14:paraId="46DEE3F9" w14:textId="6DBCD395" w:rsidR="001153A2" w:rsidRDefault="00701028">
            <w:pPr>
              <w:pStyle w:val="TableParagraph"/>
              <w:rPr>
                <w:b/>
                <w:sz w:val="28"/>
              </w:rPr>
            </w:pPr>
            <w:r>
              <w:rPr>
                <w:b/>
                <w:sz w:val="28"/>
              </w:rPr>
              <w:t>99</w:t>
            </w:r>
          </w:p>
        </w:tc>
      </w:tr>
      <w:tr w:rsidR="001153A2" w14:paraId="173CAD1D" w14:textId="77777777">
        <w:trPr>
          <w:trHeight w:val="981"/>
        </w:trPr>
        <w:tc>
          <w:tcPr>
            <w:tcW w:w="4429" w:type="dxa"/>
          </w:tcPr>
          <w:p w14:paraId="7EBFEB4B" w14:textId="31C08B77" w:rsidR="001153A2" w:rsidRDefault="00C56613">
            <w:pPr>
              <w:pStyle w:val="TableParagraph"/>
              <w:spacing w:line="320" w:lineRule="exact"/>
              <w:rPr>
                <w:b/>
                <w:sz w:val="28"/>
              </w:rPr>
            </w:pPr>
            <w:r>
              <w:rPr>
                <w:b/>
                <w:sz w:val="28"/>
              </w:rPr>
              <w:t>Test Plan</w:t>
            </w:r>
          </w:p>
        </w:tc>
        <w:tc>
          <w:tcPr>
            <w:tcW w:w="4427" w:type="dxa"/>
          </w:tcPr>
          <w:p w14:paraId="23B2A3A5" w14:textId="721BA631" w:rsidR="001153A2" w:rsidRDefault="00004F66">
            <w:pPr>
              <w:pStyle w:val="TableParagraph"/>
              <w:spacing w:line="320" w:lineRule="exact"/>
              <w:rPr>
                <w:b/>
                <w:sz w:val="28"/>
              </w:rPr>
            </w:pPr>
            <w:r>
              <w:rPr>
                <w:b/>
                <w:sz w:val="28"/>
              </w:rPr>
              <w:t>1</w:t>
            </w:r>
            <w:r w:rsidR="002868CE">
              <w:rPr>
                <w:b/>
                <w:sz w:val="28"/>
              </w:rPr>
              <w:t>05</w:t>
            </w:r>
          </w:p>
        </w:tc>
      </w:tr>
      <w:tr w:rsidR="001153A2" w14:paraId="31956136" w14:textId="77777777">
        <w:trPr>
          <w:trHeight w:val="1350"/>
        </w:trPr>
        <w:tc>
          <w:tcPr>
            <w:tcW w:w="4429" w:type="dxa"/>
          </w:tcPr>
          <w:p w14:paraId="0DC9DF8B" w14:textId="77777777" w:rsidR="001153A2" w:rsidRDefault="00004F66">
            <w:pPr>
              <w:pStyle w:val="TableParagraph"/>
              <w:spacing w:line="320" w:lineRule="exact"/>
              <w:rPr>
                <w:b/>
                <w:sz w:val="28"/>
              </w:rPr>
            </w:pPr>
            <w:r>
              <w:rPr>
                <w:b/>
                <w:sz w:val="28"/>
              </w:rPr>
              <w:t>Conclusions and Future work</w:t>
            </w:r>
          </w:p>
        </w:tc>
        <w:tc>
          <w:tcPr>
            <w:tcW w:w="4427" w:type="dxa"/>
          </w:tcPr>
          <w:p w14:paraId="14919F35" w14:textId="5AFAEC52" w:rsidR="001153A2" w:rsidRDefault="00004F66">
            <w:pPr>
              <w:pStyle w:val="TableParagraph"/>
              <w:spacing w:line="320" w:lineRule="exact"/>
              <w:rPr>
                <w:b/>
                <w:sz w:val="28"/>
              </w:rPr>
            </w:pPr>
            <w:r>
              <w:rPr>
                <w:b/>
                <w:sz w:val="28"/>
              </w:rPr>
              <w:t>1</w:t>
            </w:r>
            <w:r w:rsidR="002868CE">
              <w:rPr>
                <w:b/>
                <w:sz w:val="28"/>
              </w:rPr>
              <w:t>05</w:t>
            </w:r>
          </w:p>
        </w:tc>
      </w:tr>
      <w:tr w:rsidR="001153A2" w14:paraId="2B54189D" w14:textId="77777777">
        <w:trPr>
          <w:trHeight w:val="1405"/>
        </w:trPr>
        <w:tc>
          <w:tcPr>
            <w:tcW w:w="4429" w:type="dxa"/>
          </w:tcPr>
          <w:p w14:paraId="4ABF2DDB" w14:textId="77777777" w:rsidR="001153A2" w:rsidRDefault="00004F66">
            <w:pPr>
              <w:pStyle w:val="TableParagraph"/>
              <w:spacing w:line="320" w:lineRule="exact"/>
              <w:rPr>
                <w:b/>
                <w:sz w:val="28"/>
              </w:rPr>
            </w:pPr>
            <w:r>
              <w:rPr>
                <w:b/>
                <w:sz w:val="28"/>
              </w:rPr>
              <w:t>References</w:t>
            </w:r>
          </w:p>
        </w:tc>
        <w:tc>
          <w:tcPr>
            <w:tcW w:w="4427" w:type="dxa"/>
          </w:tcPr>
          <w:p w14:paraId="234F1136" w14:textId="780A8E7B" w:rsidR="001153A2" w:rsidRDefault="00004F66">
            <w:pPr>
              <w:pStyle w:val="TableParagraph"/>
              <w:spacing w:line="320" w:lineRule="exact"/>
              <w:rPr>
                <w:b/>
                <w:sz w:val="28"/>
              </w:rPr>
            </w:pPr>
            <w:r>
              <w:rPr>
                <w:b/>
                <w:sz w:val="28"/>
              </w:rPr>
              <w:t>1</w:t>
            </w:r>
            <w:r w:rsidR="002868CE">
              <w:rPr>
                <w:b/>
                <w:sz w:val="28"/>
              </w:rPr>
              <w:t>06</w:t>
            </w:r>
          </w:p>
        </w:tc>
      </w:tr>
    </w:tbl>
    <w:p w14:paraId="54410A43" w14:textId="77777777" w:rsidR="001153A2" w:rsidRDefault="001153A2">
      <w:pPr>
        <w:spacing w:line="320" w:lineRule="exact"/>
        <w:rPr>
          <w:sz w:val="28"/>
        </w:rPr>
        <w:sectPr w:rsidR="001153A2">
          <w:pgSz w:w="11910" w:h="16840"/>
          <w:pgMar w:top="1360" w:right="200" w:bottom="1200" w:left="1280" w:header="0" w:footer="920" w:gutter="0"/>
          <w:cols w:space="720"/>
        </w:sectPr>
      </w:pPr>
    </w:p>
    <w:p w14:paraId="5E339444" w14:textId="77777777" w:rsidR="001153A2" w:rsidRDefault="00004F66">
      <w:pPr>
        <w:pStyle w:val="Heading2"/>
        <w:rPr>
          <w:rFonts w:ascii="Times New Roman"/>
          <w:u w:val="none"/>
        </w:rPr>
      </w:pPr>
      <w:r>
        <w:rPr>
          <w:rFonts w:ascii="Times New Roman"/>
          <w:u w:val="none"/>
        </w:rPr>
        <w:lastRenderedPageBreak/>
        <w:t>INTRODUCTION</w:t>
      </w:r>
    </w:p>
    <w:p w14:paraId="5A6E2844" w14:textId="0106872C" w:rsidR="00A701D4" w:rsidRDefault="00E000D3" w:rsidP="00E000D3">
      <w:pPr>
        <w:pStyle w:val="BodyText"/>
        <w:spacing w:before="183" w:line="261" w:lineRule="auto"/>
        <w:ind w:left="160" w:right="1479"/>
      </w:pPr>
      <w:r>
        <w:t xml:space="preserve">The project “Multi Language Calender And Dairy”   can be used by multiple users but only one user can use dairy but other users can view the calender in multiple languages of any year. The user can who uses dairy first need to set up password then he/her can use different functions available for writing new dairy with specified date time and location </w:t>
      </w:r>
      <w:r w:rsidR="005F7C62">
        <w:t>. He can  used it for editing, viewing,deleting and changing password.</w:t>
      </w:r>
    </w:p>
    <w:p w14:paraId="727C54A9" w14:textId="26E1F5AA" w:rsidR="005F7C62" w:rsidRDefault="005F7C62" w:rsidP="00E000D3">
      <w:pPr>
        <w:pStyle w:val="BodyText"/>
        <w:spacing w:before="183" w:line="261" w:lineRule="auto"/>
        <w:ind w:left="160" w:right="1479"/>
      </w:pPr>
    </w:p>
    <w:p w14:paraId="459A4C5B" w14:textId="4B70117B" w:rsidR="005F7C62" w:rsidRDefault="005F7C62" w:rsidP="00E000D3">
      <w:pPr>
        <w:pStyle w:val="BodyText"/>
        <w:spacing w:before="183" w:line="261" w:lineRule="auto"/>
        <w:ind w:left="160" w:right="1479"/>
      </w:pPr>
    </w:p>
    <w:p w14:paraId="255B6E08" w14:textId="2409F939" w:rsidR="005F7C62" w:rsidRDefault="005F7C62" w:rsidP="00E000D3">
      <w:pPr>
        <w:pStyle w:val="BodyText"/>
        <w:spacing w:before="183" w:line="261" w:lineRule="auto"/>
        <w:ind w:left="160" w:right="1479"/>
      </w:pPr>
      <w:r>
        <w:t>Registered User:</w:t>
      </w:r>
    </w:p>
    <w:p w14:paraId="2DAAC11F" w14:textId="394956F7" w:rsidR="005F7C62" w:rsidRDefault="005F7C62" w:rsidP="00E000D3">
      <w:pPr>
        <w:pStyle w:val="BodyText"/>
        <w:spacing w:before="183" w:line="261" w:lineRule="auto"/>
        <w:ind w:left="160" w:right="1479"/>
      </w:pPr>
      <w:r>
        <w:t>1.View Calender in Multiple Languages</w:t>
      </w:r>
    </w:p>
    <w:p w14:paraId="17719BEE" w14:textId="77777777" w:rsidR="005F7C62" w:rsidRDefault="005F7C62" w:rsidP="005F7C62">
      <w:pPr>
        <w:pStyle w:val="BodyText"/>
        <w:spacing w:before="183" w:line="261" w:lineRule="auto"/>
        <w:ind w:left="160" w:right="1479"/>
      </w:pPr>
      <w:r>
        <w:t>2.Write Dairy</w:t>
      </w:r>
    </w:p>
    <w:p w14:paraId="632949E1" w14:textId="7C77B1BB" w:rsidR="001153A2" w:rsidRDefault="005F7C62" w:rsidP="005F7C62">
      <w:pPr>
        <w:pStyle w:val="BodyText"/>
        <w:spacing w:before="183" w:line="261" w:lineRule="auto"/>
        <w:ind w:left="160" w:right="1479"/>
      </w:pPr>
      <w:r>
        <w:t>3.Edit dairy</w:t>
      </w:r>
    </w:p>
    <w:p w14:paraId="16EA5397" w14:textId="5488509A" w:rsidR="005F7C62" w:rsidRDefault="005F7C62" w:rsidP="005F7C62">
      <w:pPr>
        <w:pStyle w:val="BodyText"/>
        <w:spacing w:before="183" w:line="261" w:lineRule="auto"/>
        <w:ind w:left="160" w:right="1479"/>
      </w:pPr>
      <w:r>
        <w:t>4.View Dairy</w:t>
      </w:r>
    </w:p>
    <w:p w14:paraId="0C88F5B2" w14:textId="541BF62C" w:rsidR="005F7C62" w:rsidRDefault="005F7C62" w:rsidP="005F7C62">
      <w:pPr>
        <w:pStyle w:val="BodyText"/>
        <w:spacing w:before="183" w:line="261" w:lineRule="auto"/>
        <w:ind w:left="160" w:right="1479"/>
      </w:pPr>
      <w:r>
        <w:t>5.Delete Dairy</w:t>
      </w:r>
    </w:p>
    <w:p w14:paraId="4FBFDF68" w14:textId="1951B57F" w:rsidR="005F7C62" w:rsidRDefault="005F7C62" w:rsidP="005F7C62">
      <w:pPr>
        <w:pStyle w:val="BodyText"/>
        <w:spacing w:before="183" w:line="261" w:lineRule="auto"/>
        <w:ind w:left="160" w:right="1479"/>
      </w:pPr>
      <w:r>
        <w:t>6.Change Password</w:t>
      </w:r>
    </w:p>
    <w:p w14:paraId="6EAC8082" w14:textId="6ACADDFB" w:rsidR="005F7C62" w:rsidRDefault="005F7C62" w:rsidP="005F7C62">
      <w:pPr>
        <w:pStyle w:val="BodyText"/>
        <w:spacing w:before="183" w:line="261" w:lineRule="auto"/>
        <w:ind w:left="160" w:right="1479"/>
      </w:pPr>
    </w:p>
    <w:p w14:paraId="03B2CF9D" w14:textId="7DD35D06" w:rsidR="005F7C62" w:rsidRDefault="005F7C62" w:rsidP="005F7C62">
      <w:pPr>
        <w:pStyle w:val="BodyText"/>
        <w:spacing w:before="183" w:line="261" w:lineRule="auto"/>
        <w:ind w:left="160" w:right="1479"/>
      </w:pPr>
    </w:p>
    <w:p w14:paraId="30A4A8B7" w14:textId="2B530738" w:rsidR="005F7C62" w:rsidRDefault="005F7C62" w:rsidP="005F7C62">
      <w:pPr>
        <w:pStyle w:val="BodyText"/>
        <w:spacing w:before="183" w:line="261" w:lineRule="auto"/>
        <w:ind w:left="160" w:right="1479"/>
      </w:pPr>
      <w:r>
        <w:t>Other Users:</w:t>
      </w:r>
    </w:p>
    <w:p w14:paraId="2B48A6CB" w14:textId="1DDAA29F" w:rsidR="005F7C62" w:rsidRDefault="005F7C62" w:rsidP="005F7C62">
      <w:pPr>
        <w:pStyle w:val="BodyText"/>
        <w:spacing w:before="183" w:line="261" w:lineRule="auto"/>
        <w:ind w:left="160" w:right="1479"/>
      </w:pPr>
      <w:r>
        <w:t>1.View Calender In Different Languages</w:t>
      </w:r>
    </w:p>
    <w:p w14:paraId="679D7278" w14:textId="1E3D5517" w:rsidR="005F7C62" w:rsidRDefault="005F7C62" w:rsidP="005F7C62">
      <w:pPr>
        <w:pStyle w:val="BodyText"/>
        <w:spacing w:before="183" w:line="261" w:lineRule="auto"/>
        <w:ind w:left="160" w:right="1479"/>
      </w:pPr>
    </w:p>
    <w:p w14:paraId="31F6119F" w14:textId="480ED86D" w:rsidR="005F7C62" w:rsidRDefault="005F7C62" w:rsidP="005F7C62">
      <w:pPr>
        <w:pStyle w:val="BodyText"/>
        <w:spacing w:before="183" w:line="261" w:lineRule="auto"/>
        <w:ind w:left="160" w:right="1479"/>
      </w:pPr>
    </w:p>
    <w:p w14:paraId="7C91BB5D" w14:textId="10BB4E3E" w:rsidR="005F7C62" w:rsidRDefault="005F7C62" w:rsidP="005F7C62">
      <w:pPr>
        <w:pStyle w:val="BodyText"/>
        <w:spacing w:before="183" w:line="261" w:lineRule="auto"/>
        <w:ind w:left="160" w:right="1479"/>
      </w:pPr>
      <w:r>
        <w:t>Registered User:</w:t>
      </w:r>
    </w:p>
    <w:p w14:paraId="7CB55FC2" w14:textId="4B35F63E" w:rsidR="005F7C62" w:rsidRDefault="005F7C62" w:rsidP="005F7C62">
      <w:pPr>
        <w:pStyle w:val="BodyText"/>
        <w:spacing w:before="183" w:line="261" w:lineRule="auto"/>
        <w:ind w:left="160" w:right="1479"/>
      </w:pPr>
      <w:r>
        <w:t>Th</w:t>
      </w:r>
      <w:r w:rsidR="00080A74">
        <w:t>e registered user at first need to set his password then</w:t>
      </w:r>
      <w:r w:rsidR="004324AC">
        <w:t xml:space="preserve"> </w:t>
      </w:r>
      <w:r w:rsidR="0097432E">
        <w:t xml:space="preserve">he can </w:t>
      </w:r>
      <w:r w:rsidR="004A4474">
        <w:t xml:space="preserve">use it for writing dairy , viewing , editing , deleting and changing password </w:t>
      </w:r>
      <w:r w:rsidR="00BB03E3">
        <w:t>and for view</w:t>
      </w:r>
      <w:r w:rsidR="00950F05">
        <w:t>ing the calender in multiple languages</w:t>
      </w:r>
      <w:r w:rsidR="00C31062">
        <w:t>.</w:t>
      </w:r>
    </w:p>
    <w:p w14:paraId="70348FEC" w14:textId="2B82440D" w:rsidR="00C31062" w:rsidRDefault="00C31062" w:rsidP="005F7C62">
      <w:pPr>
        <w:pStyle w:val="BodyText"/>
        <w:spacing w:before="183" w:line="261" w:lineRule="auto"/>
        <w:ind w:left="160" w:right="1479"/>
      </w:pPr>
    </w:p>
    <w:p w14:paraId="34EC9002" w14:textId="77777777" w:rsidR="00B77CB1" w:rsidRDefault="00C31062" w:rsidP="005F7C62">
      <w:pPr>
        <w:pStyle w:val="BodyText"/>
        <w:spacing w:before="183" w:line="261" w:lineRule="auto"/>
        <w:ind w:left="160" w:right="1479"/>
      </w:pPr>
      <w:r>
        <w:t xml:space="preserve">For writing the dairy the user doesn’t require any password </w:t>
      </w:r>
      <w:r w:rsidR="006F0F05">
        <w:t xml:space="preserve">. After selecting add dairy the user need </w:t>
      </w:r>
      <w:r w:rsidR="00747BCF">
        <w:t>to add date , time and location.</w:t>
      </w:r>
    </w:p>
    <w:p w14:paraId="05BD144F" w14:textId="77777777" w:rsidR="00B77CB1" w:rsidRDefault="00B77CB1" w:rsidP="005F7C62">
      <w:pPr>
        <w:pStyle w:val="BodyText"/>
        <w:spacing w:before="183" w:line="261" w:lineRule="auto"/>
        <w:ind w:left="160" w:right="1479"/>
      </w:pPr>
    </w:p>
    <w:p w14:paraId="20423237" w14:textId="06B2F60E" w:rsidR="009F71D0" w:rsidRDefault="00B77CB1" w:rsidP="009F71D0">
      <w:pPr>
        <w:pStyle w:val="BodyText"/>
        <w:spacing w:before="183" w:line="261" w:lineRule="auto"/>
        <w:ind w:left="160" w:right="1479"/>
      </w:pPr>
      <w:r>
        <w:t xml:space="preserve">For viewing the dairy the user need to select the view diary option then he need to enter the password </w:t>
      </w:r>
      <w:r w:rsidR="00082032">
        <w:t>the user gets only 3 attempts if its incorrect the program to main menu</w:t>
      </w:r>
      <w:r w:rsidR="00731A65">
        <w:t xml:space="preserve">. Then </w:t>
      </w:r>
      <w:r w:rsidR="009F71D0">
        <w:t xml:space="preserve"> after </w:t>
      </w:r>
      <w:r w:rsidR="00731A65">
        <w:t xml:space="preserve">entering the password the user need to select specified date </w:t>
      </w:r>
      <w:r w:rsidR="009F71D0">
        <w:t xml:space="preserve">and time </w:t>
      </w:r>
      <w:r w:rsidR="00747BCF">
        <w:t xml:space="preserve"> </w:t>
      </w:r>
      <w:r w:rsidR="009F71D0">
        <w:t>for viewing it.</w:t>
      </w:r>
    </w:p>
    <w:p w14:paraId="5BC72E5D" w14:textId="7005E741" w:rsidR="00A13D96" w:rsidRDefault="00A13D96" w:rsidP="005F7C62">
      <w:pPr>
        <w:pStyle w:val="BodyText"/>
        <w:spacing w:before="183" w:line="261" w:lineRule="auto"/>
        <w:ind w:left="160" w:right="1479"/>
      </w:pPr>
    </w:p>
    <w:p w14:paraId="4FF7BD80" w14:textId="77777777" w:rsidR="005F7C62" w:rsidRDefault="005F7C62" w:rsidP="005F7C62">
      <w:pPr>
        <w:pStyle w:val="BodyText"/>
        <w:spacing w:before="183" w:line="261" w:lineRule="auto"/>
        <w:ind w:left="160" w:right="1479"/>
        <w:rPr>
          <w:del w:id="30" w:author="Other Author" w:date="2020-12-22T12:03:00Z"/>
        </w:rPr>
      </w:pPr>
    </w:p>
    <w:p w14:paraId="6274D605" w14:textId="30AAB0DB" w:rsidR="00A701D4" w:rsidRPr="00E000D3" w:rsidRDefault="00F8467F" w:rsidP="005F7C62">
      <w:pPr>
        <w:pStyle w:val="BodyText"/>
        <w:rPr>
          <w:ins w:id="31" w:author="Other Author" w:date="2020-12-22T12:03:00Z"/>
        </w:rPr>
        <w:sectPr w:rsidR="00A701D4" w:rsidRPr="00E000D3">
          <w:pgSz w:w="11910" w:h="16840"/>
          <w:pgMar w:top="1340" w:right="200" w:bottom="1200" w:left="1280" w:header="0" w:footer="920" w:gutter="0"/>
          <w:cols w:space="720"/>
        </w:sectPr>
      </w:pPr>
      <w:del w:id="32" w:author="Other Author" w:date="2020-12-22T12:03:00Z">
        <w:r>
          <w:delText>A   Multi Language Calender And Diary is programme, which lets every user  to view the calender of any specified  month and  year in multiple languages like English,Telugu, Hindi etc. And the dairy can be used only by  owner it requires a password for using the dairy calender doesn’t require any password the dairy can be  used to add dairy with specific date time location and can viewed with specific to date and</w:delText>
        </w:r>
      </w:del>
    </w:p>
    <w:p w14:paraId="1F6AE7CE" w14:textId="7DCFFF19" w:rsidR="00A701D4" w:rsidRDefault="009F71D0" w:rsidP="009F71D0">
      <w:pPr>
        <w:pStyle w:val="BodyText"/>
        <w:spacing w:before="76" w:line="259" w:lineRule="auto"/>
        <w:ind w:left="160" w:right="1527"/>
      </w:pPr>
      <w:r>
        <w:lastRenderedPageBreak/>
        <w:t xml:space="preserve">For editing the dairy the user need </w:t>
      </w:r>
      <w:r w:rsidR="00B71703">
        <w:t>to enter the password then , he needs to select the specific date and time for editi</w:t>
      </w:r>
      <w:r w:rsidR="00A203DB">
        <w:t xml:space="preserve">ng </w:t>
      </w:r>
      <w:r w:rsidR="00F5015E">
        <w:t>it.</w:t>
      </w:r>
    </w:p>
    <w:p w14:paraId="2F7A509B" w14:textId="027311B8" w:rsidR="00F5015E" w:rsidRDefault="00F5015E" w:rsidP="009F71D0">
      <w:pPr>
        <w:pStyle w:val="BodyText"/>
        <w:spacing w:before="76" w:line="259" w:lineRule="auto"/>
        <w:ind w:left="160" w:right="1527"/>
      </w:pPr>
    </w:p>
    <w:p w14:paraId="137B774B" w14:textId="4F006176" w:rsidR="00F5015E" w:rsidRDefault="00F5015E" w:rsidP="009F71D0">
      <w:pPr>
        <w:pStyle w:val="BodyText"/>
        <w:spacing w:before="76" w:line="259" w:lineRule="auto"/>
        <w:ind w:left="160" w:right="1527"/>
      </w:pPr>
      <w:r>
        <w:t>For deleting the dairy the user needs to enter the password and then the specified date and time</w:t>
      </w:r>
      <w:r w:rsidR="00A80655">
        <w:t xml:space="preserve"> to delete</w:t>
      </w:r>
    </w:p>
    <w:p w14:paraId="5CA7DC1C" w14:textId="2EB3FBC2" w:rsidR="00A80655" w:rsidRDefault="00A80655" w:rsidP="009F71D0">
      <w:pPr>
        <w:pStyle w:val="BodyText"/>
        <w:spacing w:before="76" w:line="259" w:lineRule="auto"/>
        <w:ind w:left="160" w:right="1527"/>
      </w:pPr>
    </w:p>
    <w:p w14:paraId="49CE164C" w14:textId="116FE014" w:rsidR="00A80655" w:rsidRPr="009F71D0" w:rsidRDefault="00A80655" w:rsidP="009F71D0">
      <w:pPr>
        <w:pStyle w:val="BodyText"/>
        <w:spacing w:before="76" w:line="259" w:lineRule="auto"/>
        <w:ind w:left="160" w:right="1527"/>
        <w:rPr>
          <w:ins w:id="33" w:author="Other Author" w:date="2020-12-22T12:03:00Z"/>
        </w:rPr>
      </w:pPr>
      <w:r>
        <w:t xml:space="preserve">For changing the password the user </w:t>
      </w:r>
      <w:r w:rsidR="00457595">
        <w:t xml:space="preserve">needs to first needs to enter the old password then he needs to enter the new password and then confirm it </w:t>
      </w:r>
      <w:r w:rsidR="000A1890">
        <w:t>.</w:t>
      </w:r>
    </w:p>
    <w:p w14:paraId="634B8028" w14:textId="77777777" w:rsidR="00A701D4" w:rsidRDefault="00A701D4">
      <w:pPr>
        <w:pStyle w:val="BodyText"/>
        <w:rPr>
          <w:ins w:id="34" w:author="Other Author" w:date="2020-12-22T12:03:00Z"/>
          <w:sz w:val="20"/>
        </w:rPr>
      </w:pPr>
    </w:p>
    <w:p w14:paraId="628072D1" w14:textId="77777777" w:rsidR="00A701D4" w:rsidRDefault="00A701D4">
      <w:pPr>
        <w:pStyle w:val="BodyText"/>
        <w:spacing w:before="1"/>
        <w:rPr>
          <w:ins w:id="35" w:author="Other Author" w:date="2020-12-22T12:03:00Z"/>
          <w:sz w:val="21"/>
        </w:rPr>
      </w:pPr>
    </w:p>
    <w:p w14:paraId="4CAC5463" w14:textId="124874BD" w:rsidR="0068647D" w:rsidRDefault="0068647D" w:rsidP="0068647D">
      <w:pPr>
        <w:pStyle w:val="BodyText"/>
        <w:spacing w:before="183" w:line="261" w:lineRule="auto"/>
        <w:ind w:left="160" w:right="1479"/>
        <w:rPr>
          <w:del w:id="36" w:author="Other Author" w:date="2020-12-22T12:03:00Z"/>
        </w:rPr>
      </w:pPr>
      <w:del w:id="37" w:author="Other Author" w:date="2020-12-22T12:03:00Z">
        <w:r>
          <w:delText>1.View Calender in Multiple Languages</w:delText>
        </w:r>
      </w:del>
    </w:p>
    <w:p w14:paraId="50070400" w14:textId="6E822814" w:rsidR="0068647D" w:rsidRDefault="0068647D" w:rsidP="0068647D">
      <w:pPr>
        <w:pStyle w:val="BodyText"/>
        <w:spacing w:before="183" w:line="261" w:lineRule="auto"/>
        <w:ind w:left="160" w:right="1479"/>
        <w:rPr>
          <w:del w:id="38" w:author="Other Author" w:date="2020-12-22T12:03:00Z"/>
        </w:rPr>
      </w:pPr>
      <w:del w:id="39" w:author="Other Author" w:date="2020-12-22T12:03:00Z">
        <w:r>
          <w:delText>2.Write Dairy</w:delText>
        </w:r>
      </w:del>
    </w:p>
    <w:p w14:paraId="105008A1" w14:textId="2433B3B7" w:rsidR="0068647D" w:rsidRDefault="0068647D" w:rsidP="0068647D">
      <w:pPr>
        <w:pStyle w:val="BodyText"/>
        <w:spacing w:before="183" w:line="261" w:lineRule="auto"/>
        <w:ind w:left="160" w:right="1479"/>
        <w:rPr>
          <w:del w:id="40" w:author="Other Author" w:date="2020-12-22T12:03:00Z"/>
        </w:rPr>
      </w:pPr>
      <w:del w:id="41" w:author="Other Author" w:date="2020-12-22T12:03:00Z">
        <w:r>
          <w:delText>3.Edit Dairy</w:delText>
        </w:r>
      </w:del>
    </w:p>
    <w:p w14:paraId="7E392957" w14:textId="1E93B92D" w:rsidR="0068647D" w:rsidRDefault="0068647D" w:rsidP="0068647D">
      <w:pPr>
        <w:pStyle w:val="BodyText"/>
        <w:spacing w:before="183" w:line="261" w:lineRule="auto"/>
        <w:ind w:left="160" w:right="1479"/>
        <w:rPr>
          <w:del w:id="42" w:author="Other Author" w:date="2020-12-22T12:03:00Z"/>
        </w:rPr>
      </w:pPr>
      <w:del w:id="43" w:author="Other Author" w:date="2020-12-22T12:03:00Z">
        <w:r>
          <w:delText>4.Delete Dairy</w:delText>
        </w:r>
      </w:del>
    </w:p>
    <w:p w14:paraId="7F763C38" w14:textId="77777777" w:rsidR="0068647D" w:rsidRDefault="0068647D" w:rsidP="00F8467F">
      <w:pPr>
        <w:pStyle w:val="BodyText"/>
        <w:spacing w:before="183" w:line="261" w:lineRule="auto"/>
        <w:ind w:left="160" w:right="1479"/>
        <w:rPr>
          <w:del w:id="44" w:author="Other Author" w:date="2020-12-22T12:03:00Z"/>
        </w:rPr>
      </w:pPr>
      <w:del w:id="45" w:author="Other Author" w:date="2020-12-22T12:03:00Z">
        <w:r>
          <w:delText>5.View Dairy</w:delText>
        </w:r>
      </w:del>
    </w:p>
    <w:p w14:paraId="5915B825" w14:textId="77777777" w:rsidR="0068647D" w:rsidRDefault="0068647D" w:rsidP="00F8467F">
      <w:pPr>
        <w:pStyle w:val="BodyText"/>
        <w:spacing w:before="183" w:line="261" w:lineRule="auto"/>
        <w:ind w:left="160" w:right="1479"/>
        <w:rPr>
          <w:del w:id="46" w:author="Other Author" w:date="2020-12-22T12:03:00Z"/>
        </w:rPr>
      </w:pPr>
      <w:del w:id="47" w:author="Other Author" w:date="2020-12-22T12:03:00Z">
        <w:r>
          <w:delText>6.Change Password</w:delText>
        </w:r>
      </w:del>
    </w:p>
    <w:p w14:paraId="6E0E8BCF" w14:textId="77777777" w:rsidR="0068647D" w:rsidRDefault="0068647D" w:rsidP="00F8467F">
      <w:pPr>
        <w:pStyle w:val="BodyText"/>
        <w:spacing w:before="183" w:line="261" w:lineRule="auto"/>
        <w:ind w:left="160" w:right="1479"/>
        <w:rPr>
          <w:del w:id="48" w:author="Other Author" w:date="2020-12-22T12:03:00Z"/>
        </w:rPr>
      </w:pPr>
    </w:p>
    <w:p w14:paraId="4F647CEE" w14:textId="1E74EABD" w:rsidR="0068647D" w:rsidRDefault="0068647D" w:rsidP="0068647D">
      <w:pPr>
        <w:pStyle w:val="BodyText"/>
        <w:spacing w:before="183" w:line="261" w:lineRule="auto"/>
        <w:ind w:left="160" w:right="1479"/>
        <w:rPr>
          <w:del w:id="49" w:author="Other Author" w:date="2020-12-22T12:03:00Z"/>
        </w:rPr>
      </w:pPr>
      <w:del w:id="50" w:author="Other Author" w:date="2020-12-22T12:03:00Z">
        <w:r>
          <w:delText>Other Users:</w:delText>
        </w:r>
      </w:del>
    </w:p>
    <w:p w14:paraId="5FF7FD8F" w14:textId="77777777" w:rsidR="0068647D" w:rsidRDefault="0068647D" w:rsidP="00F8467F">
      <w:pPr>
        <w:pStyle w:val="BodyText"/>
        <w:spacing w:before="183" w:line="261" w:lineRule="auto"/>
        <w:ind w:left="160" w:right="1479"/>
        <w:rPr>
          <w:del w:id="51" w:author="Other Author" w:date="2020-12-22T12:03:00Z"/>
        </w:rPr>
      </w:pPr>
      <w:del w:id="52" w:author="Other Author" w:date="2020-12-22T12:03:00Z">
        <w:r>
          <w:delText>1.View Calender in Multiple Languages</w:delText>
        </w:r>
      </w:del>
    </w:p>
    <w:p w14:paraId="414B342C" w14:textId="77777777" w:rsidR="0068647D" w:rsidRDefault="0068647D" w:rsidP="00F8467F">
      <w:pPr>
        <w:pStyle w:val="BodyText"/>
        <w:spacing w:before="183" w:line="261" w:lineRule="auto"/>
        <w:ind w:left="160" w:right="1479"/>
        <w:rPr>
          <w:del w:id="53" w:author="Other Author" w:date="2020-12-22T12:03:00Z"/>
        </w:rPr>
      </w:pPr>
    </w:p>
    <w:p w14:paraId="6B32BD26" w14:textId="77777777" w:rsidR="0068647D" w:rsidRDefault="0068647D" w:rsidP="00F8467F">
      <w:pPr>
        <w:pStyle w:val="BodyText"/>
        <w:spacing w:before="183" w:line="261" w:lineRule="auto"/>
        <w:ind w:left="160" w:right="1479"/>
        <w:rPr>
          <w:del w:id="54" w:author="Other Author" w:date="2020-12-22T12:03:00Z"/>
        </w:rPr>
      </w:pPr>
    </w:p>
    <w:p w14:paraId="2F7E7CDC" w14:textId="77777777" w:rsidR="0068647D" w:rsidRDefault="0068647D" w:rsidP="00F8467F">
      <w:pPr>
        <w:pStyle w:val="BodyText"/>
        <w:spacing w:before="183" w:line="261" w:lineRule="auto"/>
        <w:ind w:left="160" w:right="1479"/>
        <w:rPr>
          <w:del w:id="55" w:author="Other Author" w:date="2020-12-22T12:03:00Z"/>
        </w:rPr>
      </w:pPr>
      <w:del w:id="56" w:author="Other Author" w:date="2020-12-22T12:03:00Z">
        <w:r>
          <w:delText>User:</w:delText>
        </w:r>
      </w:del>
    </w:p>
    <w:p w14:paraId="733E06B9" w14:textId="77777777" w:rsidR="0068647D" w:rsidRDefault="0068647D" w:rsidP="00F8467F">
      <w:pPr>
        <w:pStyle w:val="BodyText"/>
        <w:spacing w:before="183" w:line="261" w:lineRule="auto"/>
        <w:ind w:left="160" w:right="1479"/>
        <w:rPr>
          <w:del w:id="57" w:author="Other Author" w:date="2020-12-22T12:03:00Z"/>
        </w:rPr>
      </w:pPr>
    </w:p>
    <w:p w14:paraId="04205F53" w14:textId="77777777" w:rsidR="0068647D" w:rsidRDefault="0068647D" w:rsidP="00F8467F">
      <w:pPr>
        <w:pStyle w:val="BodyText"/>
        <w:spacing w:before="183" w:line="261" w:lineRule="auto"/>
        <w:ind w:left="160" w:right="1479"/>
        <w:rPr>
          <w:del w:id="58" w:author="Other Author" w:date="2020-12-22T12:03:00Z"/>
        </w:rPr>
      </w:pPr>
      <w:del w:id="59" w:author="Other Author" w:date="2020-12-22T12:03:00Z">
        <w:r>
          <w:delText xml:space="preserve">At first the User need to  set his/her password and can start using dairy and for </w:delText>
        </w:r>
        <w:r w:rsidR="00B43FE0">
          <w:delText xml:space="preserve">  making the dairy more secure once the user sets his password for accessing dairy he has only three attempts if he enter’s the password wrong more than 3 times </w:delText>
        </w:r>
        <w:r w:rsidR="00EB411C">
          <w:delText>it  goes back to main menu</w:delText>
        </w:r>
      </w:del>
    </w:p>
    <w:p w14:paraId="3114F689" w14:textId="77777777" w:rsidR="00EB411C" w:rsidRDefault="00EB411C" w:rsidP="00F8467F">
      <w:pPr>
        <w:pStyle w:val="BodyText"/>
        <w:spacing w:before="183" w:line="261" w:lineRule="auto"/>
        <w:ind w:left="160" w:right="1479"/>
        <w:rPr>
          <w:del w:id="60" w:author="Other Author" w:date="2020-12-22T12:03:00Z"/>
        </w:rPr>
      </w:pPr>
    </w:p>
    <w:p w14:paraId="6DAE6FBB" w14:textId="3FA7CECF" w:rsidR="00EB411C" w:rsidRPr="00F8467F" w:rsidRDefault="00EB411C" w:rsidP="00F8467F">
      <w:pPr>
        <w:pStyle w:val="BodyText"/>
        <w:spacing w:before="183" w:line="261" w:lineRule="auto"/>
        <w:ind w:left="160" w:right="1479"/>
        <w:rPr>
          <w:del w:id="61" w:author="Other Author" w:date="2020-12-22T12:03:00Z"/>
        </w:rPr>
        <w:sectPr w:rsidR="00EB411C" w:rsidRPr="00F8467F">
          <w:pgSz w:w="11910" w:h="16840"/>
          <w:pgMar w:top="1340" w:right="200" w:bottom="1200" w:left="1280" w:header="0" w:footer="920" w:gutter="0"/>
          <w:cols w:space="720"/>
        </w:sectPr>
      </w:pPr>
      <w:del w:id="62" w:author="Other Author" w:date="2020-12-22T12:03:00Z">
        <w:r>
          <w:delText>After setting the password the user can add Dairy . For Adding a Dairy  he need to select add dairy then enter date time and location .</w:delText>
        </w:r>
      </w:del>
    </w:p>
    <w:p w14:paraId="3BD26D10" w14:textId="24C141AF" w:rsidR="001153A2" w:rsidRDefault="004F542D" w:rsidP="004F542D">
      <w:pPr>
        <w:pStyle w:val="BodyText"/>
        <w:spacing w:before="76" w:line="259" w:lineRule="auto"/>
        <w:ind w:left="160" w:right="1527"/>
        <w:rPr>
          <w:del w:id="63" w:author="Other Author" w:date="2020-12-22T12:03:00Z"/>
        </w:rPr>
      </w:pPr>
      <w:del w:id="64" w:author="Other Author" w:date="2020-12-22T12:03:00Z">
        <w:r>
          <w:delText>For Viewing the Dairy the user need to enter the password then he needs to enter the date and if he wants the dairy of specified time then he needs to enter the time .After selection of options the dairy is displayed</w:delText>
        </w:r>
      </w:del>
    </w:p>
    <w:p w14:paraId="2501973D" w14:textId="34E2E011" w:rsidR="004F542D" w:rsidRDefault="004F542D" w:rsidP="004F542D">
      <w:pPr>
        <w:pStyle w:val="BodyText"/>
        <w:spacing w:before="76" w:line="259" w:lineRule="auto"/>
        <w:ind w:left="160" w:right="1527"/>
        <w:rPr>
          <w:del w:id="65" w:author="Other Author" w:date="2020-12-22T12:03:00Z"/>
        </w:rPr>
      </w:pPr>
    </w:p>
    <w:p w14:paraId="7EBAC09E" w14:textId="5D7C626F" w:rsidR="004F542D" w:rsidRDefault="004F542D" w:rsidP="004F542D">
      <w:pPr>
        <w:pStyle w:val="BodyText"/>
        <w:spacing w:before="76" w:line="259" w:lineRule="auto"/>
        <w:ind w:left="160" w:right="1527"/>
        <w:rPr>
          <w:del w:id="66" w:author="Other Author" w:date="2020-12-22T12:03:00Z"/>
        </w:rPr>
      </w:pPr>
    </w:p>
    <w:p w14:paraId="07D9320A" w14:textId="15C01BB9" w:rsidR="004F542D" w:rsidRDefault="004F542D" w:rsidP="004F542D">
      <w:pPr>
        <w:pStyle w:val="BodyText"/>
        <w:spacing w:before="76" w:line="259" w:lineRule="auto"/>
        <w:ind w:left="160" w:right="1527"/>
        <w:rPr>
          <w:del w:id="67" w:author="Other Author" w:date="2020-12-22T12:03:00Z"/>
        </w:rPr>
      </w:pPr>
      <w:del w:id="68" w:author="Other Author" w:date="2020-12-22T12:03:00Z">
        <w:r>
          <w:delText xml:space="preserve">For Editing the </w:delText>
        </w:r>
        <w:r w:rsidR="00ED25CD">
          <w:delText>Dairy the user needs to enter password then needs to enter the date and time of specified dairy then he edit it</w:delText>
        </w:r>
      </w:del>
    </w:p>
    <w:p w14:paraId="05F439D0" w14:textId="055A9D7C" w:rsidR="00ED25CD" w:rsidRDefault="00ED25CD" w:rsidP="004F542D">
      <w:pPr>
        <w:pStyle w:val="BodyText"/>
        <w:spacing w:before="76" w:line="259" w:lineRule="auto"/>
        <w:ind w:left="160" w:right="1527"/>
        <w:rPr>
          <w:del w:id="69" w:author="Other Author" w:date="2020-12-22T12:03:00Z"/>
        </w:rPr>
      </w:pPr>
    </w:p>
    <w:p w14:paraId="0B884AAB" w14:textId="77777777" w:rsidR="00ED25CD" w:rsidRDefault="00ED25CD" w:rsidP="004F542D">
      <w:pPr>
        <w:pStyle w:val="BodyText"/>
        <w:spacing w:before="76" w:line="259" w:lineRule="auto"/>
        <w:ind w:left="160" w:right="1527"/>
        <w:rPr>
          <w:del w:id="70" w:author="Other Author" w:date="2020-12-22T12:03:00Z"/>
        </w:rPr>
      </w:pPr>
      <w:del w:id="71" w:author="Other Author" w:date="2020-12-22T12:03:00Z">
        <w:r>
          <w:delText xml:space="preserve">For Deletion of dairy the user needs to enter the password then he needs to enter date and time of specified dairy in order to delete from records </w:delText>
        </w:r>
      </w:del>
    </w:p>
    <w:p w14:paraId="0B311E51" w14:textId="77777777" w:rsidR="00ED25CD" w:rsidRDefault="00ED25CD" w:rsidP="004F542D">
      <w:pPr>
        <w:pStyle w:val="BodyText"/>
        <w:spacing w:before="76" w:line="259" w:lineRule="auto"/>
        <w:ind w:left="160" w:right="1527"/>
        <w:rPr>
          <w:del w:id="72" w:author="Other Author" w:date="2020-12-22T12:03:00Z"/>
        </w:rPr>
      </w:pPr>
    </w:p>
    <w:p w14:paraId="13DA82A2" w14:textId="77777777" w:rsidR="00ED25CD" w:rsidRDefault="00ED25CD" w:rsidP="004F542D">
      <w:pPr>
        <w:pStyle w:val="BodyText"/>
        <w:spacing w:before="76" w:line="259" w:lineRule="auto"/>
        <w:ind w:left="160" w:right="1527"/>
        <w:rPr>
          <w:del w:id="73" w:author="Other Author" w:date="2020-12-22T12:03:00Z"/>
        </w:rPr>
      </w:pPr>
    </w:p>
    <w:p w14:paraId="00584504" w14:textId="3C2E0DDD" w:rsidR="00ED25CD" w:rsidRPr="004F542D" w:rsidRDefault="00ED25CD" w:rsidP="004F542D">
      <w:pPr>
        <w:pStyle w:val="BodyText"/>
        <w:spacing w:before="76" w:line="259" w:lineRule="auto"/>
        <w:ind w:left="160" w:right="1527"/>
        <w:rPr>
          <w:del w:id="74" w:author="Other Author" w:date="2020-12-22T12:03:00Z"/>
        </w:rPr>
      </w:pPr>
      <w:del w:id="75" w:author="Other Author" w:date="2020-12-22T12:03:00Z">
        <w:r>
          <w:delText xml:space="preserve">For changing the password the user need to enter the old password then if its correct then the user can enter the new password two times then its changed </w:delText>
        </w:r>
      </w:del>
    </w:p>
    <w:p w14:paraId="12AECD7E" w14:textId="77777777" w:rsidR="001153A2" w:rsidRDefault="001153A2">
      <w:pPr>
        <w:pStyle w:val="BodyText"/>
        <w:rPr>
          <w:del w:id="76" w:author="Other Author" w:date="2020-12-22T12:03:00Z"/>
          <w:sz w:val="20"/>
        </w:rPr>
      </w:pPr>
    </w:p>
    <w:p w14:paraId="570E039C" w14:textId="77777777" w:rsidR="001153A2" w:rsidRDefault="001153A2">
      <w:pPr>
        <w:pStyle w:val="BodyText"/>
        <w:spacing w:before="1"/>
        <w:rPr>
          <w:del w:id="77" w:author="Other Author" w:date="2020-12-22T12:03:00Z"/>
          <w:sz w:val="21"/>
        </w:rPr>
      </w:pPr>
    </w:p>
    <w:p w14:paraId="020DCFDA" w14:textId="77777777" w:rsidR="001153A2" w:rsidRDefault="001153A2">
      <w:pPr>
        <w:spacing w:line="256" w:lineRule="exact"/>
        <w:rPr>
          <w:sz w:val="24"/>
        </w:rPr>
        <w:sectPr w:rsidR="001153A2">
          <w:pgSz w:w="11910" w:h="16840"/>
          <w:pgMar w:top="1340" w:right="200" w:bottom="1200" w:left="1280" w:header="0" w:footer="920" w:gutter="0"/>
          <w:cols w:space="720"/>
        </w:sectPr>
      </w:pPr>
    </w:p>
    <w:p w14:paraId="66EB8934" w14:textId="77777777" w:rsidR="001153A2" w:rsidRDefault="00004F66">
      <w:pPr>
        <w:pStyle w:val="Heading2"/>
        <w:rPr>
          <w:rFonts w:ascii="Times New Roman"/>
          <w:u w:val="none"/>
        </w:rPr>
      </w:pPr>
      <w:r>
        <w:rPr>
          <w:rFonts w:ascii="Times New Roman"/>
          <w:u w:val="none"/>
        </w:rPr>
        <w:lastRenderedPageBreak/>
        <w:t>TECHNOLOGY:</w:t>
      </w:r>
    </w:p>
    <w:p w14:paraId="74FB73C5" w14:textId="77777777" w:rsidR="001153A2" w:rsidRDefault="00004F66">
      <w:pPr>
        <w:pStyle w:val="BodyText"/>
        <w:spacing w:before="183" w:line="259" w:lineRule="auto"/>
        <w:ind w:left="160" w:right="1759"/>
      </w:pPr>
      <w:r>
        <w:t>All compute software needs certain hardware components or other software components resources to be present. In order for computesr to used efficiently these are the primary requestisites. There are two different categories of this section.</w:t>
      </w:r>
    </w:p>
    <w:p w14:paraId="6D954247" w14:textId="77777777" w:rsidR="001153A2" w:rsidRDefault="00004F66">
      <w:pPr>
        <w:pStyle w:val="Heading3"/>
        <w:numPr>
          <w:ilvl w:val="2"/>
          <w:numId w:val="11"/>
        </w:numPr>
        <w:tabs>
          <w:tab w:val="left" w:pos="881"/>
        </w:tabs>
        <w:spacing w:before="165"/>
        <w:ind w:hanging="361"/>
        <w:pPrChange w:id="78" w:author="Other Author" w:date="2020-12-22T12:03:00Z">
          <w:pPr>
            <w:pStyle w:val="Heading3"/>
            <w:numPr>
              <w:ilvl w:val="2"/>
              <w:numId w:val="5"/>
            </w:numPr>
            <w:tabs>
              <w:tab w:val="left" w:pos="881"/>
            </w:tabs>
            <w:spacing w:before="165"/>
            <w:ind w:left="880" w:hanging="361"/>
          </w:pPr>
        </w:pPrChange>
      </w:pPr>
      <w:r>
        <w:t>Software</w:t>
      </w:r>
      <w:r>
        <w:rPr>
          <w:spacing w:val="-2"/>
        </w:rPr>
        <w:t xml:space="preserve"> </w:t>
      </w:r>
      <w:r>
        <w:t>Requirements:</w:t>
      </w:r>
    </w:p>
    <w:p w14:paraId="121C856C" w14:textId="77777777" w:rsidR="001153A2" w:rsidRDefault="00004F66">
      <w:pPr>
        <w:pStyle w:val="BodyText"/>
        <w:spacing w:before="17" w:line="259" w:lineRule="auto"/>
        <w:ind w:left="880" w:right="1245"/>
      </w:pPr>
      <w:r>
        <w:t>Software requirements mainly share out with defining the software resource requirements that need to be installed on a computer to provide optimal functioning of a particular application. Therse conditions are not included in the software installation package and need to be installed separately.</w:t>
      </w:r>
    </w:p>
    <w:p w14:paraId="6B373BCD" w14:textId="77777777" w:rsidR="001153A2" w:rsidRDefault="001153A2">
      <w:pPr>
        <w:pStyle w:val="BodyText"/>
        <w:spacing w:before="11"/>
        <w:rPr>
          <w:sz w:val="25"/>
        </w:rPr>
      </w:pPr>
    </w:p>
    <w:p w14:paraId="40FE10D2" w14:textId="2BC6244D" w:rsidR="001153A2" w:rsidRDefault="00004F66">
      <w:pPr>
        <w:pStyle w:val="BodyText"/>
        <w:ind w:left="880"/>
      </w:pPr>
      <w:r>
        <w:t xml:space="preserve">In order to use </w:t>
      </w:r>
      <w:r w:rsidR="000A1890">
        <w:t xml:space="preserve">Multi Language Calender </w:t>
      </w:r>
      <w:r w:rsidR="00D831DE">
        <w:t>And Dairy</w:t>
      </w:r>
      <w:ins w:id="79" w:author="Other Author" w:date="2020-12-22T12:03:00Z">
        <w:r w:rsidR="006350B7">
          <w:t xml:space="preserve"> the</w:t>
        </w:r>
      </w:ins>
      <w:del w:id="80" w:author="Other Author" w:date="2020-12-22T12:03:00Z">
        <w:r w:rsidR="00ED25CD">
          <w:delText>Multi Language Calender and Dairy</w:delText>
        </w:r>
        <w:r>
          <w:delText>the</w:delText>
        </w:r>
      </w:del>
      <w:r>
        <w:t xml:space="preserve"> following are the prerequisties,</w:t>
      </w:r>
    </w:p>
    <w:p w14:paraId="6DD8311C" w14:textId="77777777" w:rsidR="001153A2" w:rsidRDefault="00004F66">
      <w:pPr>
        <w:pStyle w:val="ListParagraph"/>
        <w:numPr>
          <w:ilvl w:val="3"/>
          <w:numId w:val="11"/>
        </w:numPr>
        <w:tabs>
          <w:tab w:val="left" w:pos="1241"/>
        </w:tabs>
        <w:spacing w:before="21"/>
        <w:ind w:hanging="361"/>
        <w:rPr>
          <w:sz w:val="24"/>
        </w:rPr>
        <w:pPrChange w:id="81" w:author="Other Author" w:date="2020-12-22T12:03:00Z">
          <w:pPr>
            <w:pStyle w:val="ListParagraph"/>
            <w:numPr>
              <w:ilvl w:val="3"/>
              <w:numId w:val="5"/>
            </w:numPr>
            <w:tabs>
              <w:tab w:val="left" w:pos="1241"/>
            </w:tabs>
            <w:spacing w:before="21"/>
            <w:ind w:left="1240" w:hanging="360"/>
          </w:pPr>
        </w:pPrChange>
      </w:pPr>
      <w:r>
        <w:rPr>
          <w:sz w:val="24"/>
        </w:rPr>
        <w:t>Operating System – Windows 7 and</w:t>
      </w:r>
      <w:r>
        <w:rPr>
          <w:spacing w:val="-2"/>
          <w:sz w:val="24"/>
        </w:rPr>
        <w:t xml:space="preserve"> </w:t>
      </w:r>
      <w:r>
        <w:rPr>
          <w:sz w:val="24"/>
        </w:rPr>
        <w:t>above</w:t>
      </w:r>
    </w:p>
    <w:p w14:paraId="19E103CC" w14:textId="77777777" w:rsidR="001153A2" w:rsidRDefault="00004F66">
      <w:pPr>
        <w:pStyle w:val="ListParagraph"/>
        <w:numPr>
          <w:ilvl w:val="3"/>
          <w:numId w:val="11"/>
        </w:numPr>
        <w:tabs>
          <w:tab w:val="left" w:pos="1241"/>
        </w:tabs>
        <w:ind w:hanging="361"/>
        <w:rPr>
          <w:sz w:val="24"/>
        </w:rPr>
        <w:pPrChange w:id="82" w:author="Other Author" w:date="2020-12-22T12:03:00Z">
          <w:pPr>
            <w:pStyle w:val="ListParagraph"/>
            <w:numPr>
              <w:ilvl w:val="3"/>
              <w:numId w:val="5"/>
            </w:numPr>
            <w:tabs>
              <w:tab w:val="left" w:pos="1241"/>
            </w:tabs>
            <w:ind w:left="1240" w:hanging="360"/>
          </w:pPr>
        </w:pPrChange>
      </w:pPr>
      <w:r>
        <w:rPr>
          <w:sz w:val="24"/>
        </w:rPr>
        <w:t>C Compiler – GNU</w:t>
      </w:r>
      <w:r>
        <w:rPr>
          <w:spacing w:val="-1"/>
          <w:sz w:val="24"/>
        </w:rPr>
        <w:t xml:space="preserve"> </w:t>
      </w:r>
      <w:r>
        <w:rPr>
          <w:sz w:val="24"/>
        </w:rPr>
        <w:t>Compiler</w:t>
      </w:r>
    </w:p>
    <w:p w14:paraId="685B7010" w14:textId="77777777" w:rsidR="001153A2" w:rsidRDefault="00004F66">
      <w:pPr>
        <w:pStyle w:val="ListParagraph"/>
        <w:numPr>
          <w:ilvl w:val="3"/>
          <w:numId w:val="11"/>
        </w:numPr>
        <w:tabs>
          <w:tab w:val="left" w:pos="1241"/>
        </w:tabs>
        <w:ind w:hanging="361"/>
        <w:rPr>
          <w:sz w:val="24"/>
        </w:rPr>
        <w:pPrChange w:id="83" w:author="Other Author" w:date="2020-12-22T12:03:00Z">
          <w:pPr>
            <w:pStyle w:val="ListParagraph"/>
            <w:numPr>
              <w:ilvl w:val="3"/>
              <w:numId w:val="5"/>
            </w:numPr>
            <w:tabs>
              <w:tab w:val="left" w:pos="1241"/>
            </w:tabs>
            <w:ind w:left="1240" w:hanging="360"/>
          </w:pPr>
        </w:pPrChange>
      </w:pPr>
      <w:r>
        <w:rPr>
          <w:sz w:val="24"/>
        </w:rPr>
        <w:t>Editor – Any basic editor is preferable (Example:</w:t>
      </w:r>
      <w:r>
        <w:rPr>
          <w:spacing w:val="-5"/>
          <w:sz w:val="24"/>
        </w:rPr>
        <w:t xml:space="preserve"> </w:t>
      </w:r>
      <w:r>
        <w:rPr>
          <w:sz w:val="24"/>
        </w:rPr>
        <w:t>Notepadd++)</w:t>
      </w:r>
    </w:p>
    <w:p w14:paraId="16E7168B" w14:textId="77777777" w:rsidR="001153A2" w:rsidRDefault="001153A2">
      <w:pPr>
        <w:pStyle w:val="BodyText"/>
        <w:rPr>
          <w:sz w:val="26"/>
        </w:rPr>
      </w:pPr>
    </w:p>
    <w:p w14:paraId="3A588838" w14:textId="77777777" w:rsidR="001153A2" w:rsidRDefault="001153A2">
      <w:pPr>
        <w:pStyle w:val="BodyText"/>
        <w:spacing w:before="1"/>
        <w:rPr>
          <w:sz w:val="30"/>
        </w:rPr>
      </w:pPr>
    </w:p>
    <w:p w14:paraId="716EAF3F" w14:textId="77777777" w:rsidR="001153A2" w:rsidRDefault="00004F66">
      <w:pPr>
        <w:pStyle w:val="Heading3"/>
        <w:numPr>
          <w:ilvl w:val="2"/>
          <w:numId w:val="11"/>
        </w:numPr>
        <w:tabs>
          <w:tab w:val="left" w:pos="881"/>
        </w:tabs>
        <w:ind w:hanging="361"/>
        <w:pPrChange w:id="84" w:author="Other Author" w:date="2020-12-22T12:03:00Z">
          <w:pPr>
            <w:pStyle w:val="Heading3"/>
            <w:numPr>
              <w:ilvl w:val="2"/>
              <w:numId w:val="5"/>
            </w:numPr>
            <w:tabs>
              <w:tab w:val="left" w:pos="881"/>
            </w:tabs>
            <w:ind w:left="880" w:hanging="361"/>
          </w:pPr>
        </w:pPrChange>
      </w:pPr>
      <w:r>
        <w:t>Hardware</w:t>
      </w:r>
      <w:r>
        <w:rPr>
          <w:spacing w:val="-2"/>
        </w:rPr>
        <w:t xml:space="preserve"> </w:t>
      </w:r>
      <w:r>
        <w:t>Requirements:</w:t>
      </w:r>
    </w:p>
    <w:p w14:paraId="3E45FB19" w14:textId="77777777" w:rsidR="001153A2" w:rsidRDefault="00004F66">
      <w:pPr>
        <w:pStyle w:val="BodyText"/>
        <w:spacing w:before="17" w:line="259" w:lineRule="auto"/>
        <w:ind w:left="880" w:right="1265"/>
      </w:pPr>
      <w:r>
        <w:t>Hardware requirements refer to the common set requirements defined by any operating system or software application and are usually the physical computer resources. In this section we basically deal with primary memory, secondary memory, processing power.</w:t>
      </w:r>
    </w:p>
    <w:p w14:paraId="1DBEC7A0" w14:textId="77777777" w:rsidR="001153A2" w:rsidRDefault="001153A2">
      <w:pPr>
        <w:pStyle w:val="BodyText"/>
        <w:spacing w:before="9"/>
        <w:rPr>
          <w:sz w:val="25"/>
        </w:rPr>
      </w:pPr>
    </w:p>
    <w:p w14:paraId="3AFCFAED" w14:textId="77777777" w:rsidR="001153A2" w:rsidRDefault="00004F66">
      <w:pPr>
        <w:pStyle w:val="BodyText"/>
        <w:ind w:left="880"/>
      </w:pPr>
      <w:r>
        <w:t>In order to use Parking Lot Management System one should have the following,</w:t>
      </w:r>
    </w:p>
    <w:p w14:paraId="1633199C" w14:textId="0551536D" w:rsidR="001153A2" w:rsidRDefault="00004F66">
      <w:pPr>
        <w:pStyle w:val="ListParagraph"/>
        <w:numPr>
          <w:ilvl w:val="3"/>
          <w:numId w:val="11"/>
        </w:numPr>
        <w:tabs>
          <w:tab w:val="left" w:pos="1241"/>
        </w:tabs>
        <w:ind w:hanging="361"/>
        <w:rPr>
          <w:sz w:val="24"/>
        </w:rPr>
        <w:pPrChange w:id="85" w:author="Other Author" w:date="2020-12-22T12:03:00Z">
          <w:pPr>
            <w:pStyle w:val="ListParagraph"/>
            <w:numPr>
              <w:ilvl w:val="3"/>
              <w:numId w:val="5"/>
            </w:numPr>
            <w:tabs>
              <w:tab w:val="left" w:pos="1241"/>
            </w:tabs>
            <w:ind w:left="1240" w:hanging="360"/>
          </w:pPr>
        </w:pPrChange>
      </w:pPr>
      <w:r>
        <w:rPr>
          <w:sz w:val="24"/>
        </w:rPr>
        <w:t xml:space="preserve">Processor </w:t>
      </w:r>
      <w:r w:rsidR="008A4236">
        <w:rPr>
          <w:sz w:val="24"/>
        </w:rPr>
        <w:t>–</w:t>
      </w:r>
      <w:r>
        <w:rPr>
          <w:sz w:val="24"/>
        </w:rPr>
        <w:t xml:space="preserve"> </w:t>
      </w:r>
      <w:r w:rsidR="008A4236">
        <w:rPr>
          <w:sz w:val="24"/>
        </w:rPr>
        <w:t>Any Dual Core or higher end</w:t>
      </w:r>
      <w:del w:id="86" w:author="Other Author" w:date="2020-12-22T12:03:00Z">
        <w:r w:rsidR="00ED25CD">
          <w:rPr>
            <w:sz w:val="24"/>
          </w:rPr>
          <w:delText>Anyor Higher End</w:delText>
        </w:r>
      </w:del>
    </w:p>
    <w:p w14:paraId="67850D5A" w14:textId="6AC49ED7" w:rsidR="00A701D4" w:rsidRPr="008A4236" w:rsidRDefault="00004F66" w:rsidP="008A4236">
      <w:pPr>
        <w:pStyle w:val="ListParagraph"/>
        <w:numPr>
          <w:ilvl w:val="3"/>
          <w:numId w:val="11"/>
        </w:numPr>
        <w:tabs>
          <w:tab w:val="left" w:pos="1241"/>
        </w:tabs>
        <w:spacing w:before="24"/>
        <w:ind w:hanging="361"/>
        <w:rPr>
          <w:ins w:id="87" w:author="Other Author" w:date="2020-12-22T12:03:00Z"/>
          <w:sz w:val="24"/>
        </w:rPr>
        <w:sectPr w:rsidR="00A701D4" w:rsidRPr="008A4236">
          <w:pgSz w:w="11910" w:h="16840"/>
          <w:pgMar w:top="1340" w:right="200" w:bottom="1200" w:left="1280" w:header="0" w:footer="920" w:gutter="0"/>
          <w:cols w:space="720"/>
        </w:sectPr>
      </w:pPr>
      <w:r>
        <w:rPr>
          <w:sz w:val="24"/>
        </w:rPr>
        <w:t xml:space="preserve">Memory – </w:t>
      </w:r>
      <w:r w:rsidR="008A4236">
        <w:rPr>
          <w:sz w:val="24"/>
        </w:rPr>
        <w:t>2GB</w:t>
      </w:r>
    </w:p>
    <w:p w14:paraId="24821CE5" w14:textId="765E33A6" w:rsidR="001153A2" w:rsidRPr="00ED25CD" w:rsidRDefault="00ED25CD" w:rsidP="00ED25CD">
      <w:pPr>
        <w:pStyle w:val="ListParagraph"/>
        <w:numPr>
          <w:ilvl w:val="3"/>
          <w:numId w:val="5"/>
        </w:numPr>
        <w:tabs>
          <w:tab w:val="left" w:pos="1241"/>
        </w:tabs>
        <w:spacing w:before="24"/>
        <w:ind w:hanging="361"/>
        <w:rPr>
          <w:del w:id="88" w:author="Other Author" w:date="2020-12-22T12:03:00Z"/>
          <w:sz w:val="24"/>
        </w:rPr>
        <w:sectPr w:rsidR="001153A2" w:rsidRPr="00ED25CD">
          <w:pgSz w:w="11910" w:h="16840"/>
          <w:pgMar w:top="1340" w:right="200" w:bottom="1200" w:left="1280" w:header="0" w:footer="920" w:gutter="0"/>
          <w:cols w:space="720"/>
        </w:sectPr>
      </w:pPr>
      <w:del w:id="89" w:author="Other Author" w:date="2020-12-22T12:03:00Z">
        <w:r>
          <w:rPr>
            <w:sz w:val="24"/>
          </w:rPr>
          <w:lastRenderedPageBreak/>
          <w:delText>2GB</w:delText>
        </w:r>
      </w:del>
    </w:p>
    <w:p w14:paraId="2E9B4EDD" w14:textId="77777777" w:rsidR="001153A2" w:rsidRDefault="00004F66">
      <w:pPr>
        <w:pStyle w:val="Heading2"/>
        <w:rPr>
          <w:rFonts w:ascii="Times New Roman"/>
          <w:u w:val="none"/>
        </w:rPr>
      </w:pPr>
      <w:r>
        <w:rPr>
          <w:rFonts w:ascii="Times New Roman"/>
          <w:u w:val="none"/>
        </w:rPr>
        <w:t>PROPOSED WORK</w:t>
      </w:r>
    </w:p>
    <w:p w14:paraId="172D4DAD" w14:textId="79FBA6CC" w:rsidR="001153A2" w:rsidRDefault="00E4339B">
      <w:pPr>
        <w:pStyle w:val="Heading3"/>
        <w:numPr>
          <w:ilvl w:val="0"/>
          <w:numId w:val="10"/>
        </w:numPr>
        <w:tabs>
          <w:tab w:val="left" w:pos="881"/>
        </w:tabs>
        <w:spacing w:before="188"/>
        <w:ind w:hanging="361"/>
        <w:pPrChange w:id="90" w:author="Other Author" w:date="2020-12-22T12:03:00Z">
          <w:pPr>
            <w:pStyle w:val="Heading3"/>
            <w:numPr>
              <w:numId w:val="4"/>
            </w:numPr>
            <w:tabs>
              <w:tab w:val="left" w:pos="881"/>
            </w:tabs>
            <w:spacing w:before="188"/>
            <w:ind w:left="880" w:hanging="361"/>
          </w:pPr>
        </w:pPrChange>
      </w:pPr>
      <w:r>
        <w:rPr>
          <w:noProof/>
        </w:rPr>
        <mc:AlternateContent>
          <mc:Choice Requires="wps">
            <w:drawing>
              <wp:anchor distT="0" distB="0" distL="114300" distR="114300" simplePos="0" relativeHeight="251716608" behindDoc="0" locked="0" layoutInCell="1" allowOverlap="1" wp14:anchorId="101E09B3" wp14:editId="1A20DE44">
                <wp:simplePos x="0" y="0"/>
                <wp:positionH relativeFrom="column">
                  <wp:posOffset>0</wp:posOffset>
                </wp:positionH>
                <wp:positionV relativeFrom="paragraph">
                  <wp:posOffset>294640</wp:posOffset>
                </wp:positionV>
                <wp:extent cx="5107940" cy="4232910"/>
                <wp:effectExtent l="0" t="0" r="0" b="0"/>
                <wp:wrapNone/>
                <wp:docPr id="22" name="Subtitle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107940" cy="4232910"/>
                        </a:xfrm>
                        <a:prstGeom prst="rect">
                          <a:avLst/>
                        </a:prstGeom>
                      </wps:spPr>
                      <wps:txbx>
                        <w:txbxContent>
                          <w:p w14:paraId="01BFE877" w14:textId="77777777" w:rsidR="00E2794E" w:rsidRDefault="00E2794E" w:rsidP="00E2794E">
                            <w:pPr>
                              <w:spacing w:before="200" w:line="216" w:lineRule="auto"/>
                              <w:rPr>
                                <w:sz w:val="24"/>
                                <w:szCs w:val="24"/>
                              </w:rPr>
                            </w:pPr>
                            <w:r w:rsidRPr="00E2794E">
                              <w:rPr>
                                <w:rFonts w:asciiTheme="minorHAnsi" w:hAnsi="Calibri" w:cstheme="minorBidi"/>
                                <w:color w:val="000000" w:themeColor="text1"/>
                                <w:kern w:val="24"/>
                                <w:sz w:val="40"/>
                                <w:szCs w:val="40"/>
                              </w:rPr>
                              <w:t>USER:                                         OTHER USERS:</w:t>
                            </w:r>
                          </w:p>
                          <w:p w14:paraId="3A45D102"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1.View Calender                        1.View Calender</w:t>
                            </w:r>
                          </w:p>
                          <w:p w14:paraId="237000EA"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2.View Diary</w:t>
                            </w:r>
                          </w:p>
                          <w:p w14:paraId="1ADFCA8E"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3.Edit Diary                                 DIARY DATABASE:</w:t>
                            </w:r>
                          </w:p>
                          <w:p w14:paraId="166A703F"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4.Add Diary                                 1.View Dairy</w:t>
                            </w:r>
                          </w:p>
                          <w:p w14:paraId="0C60DF61"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5.Delete Diary                             2.Edit Dairy</w:t>
                            </w:r>
                          </w:p>
                          <w:p w14:paraId="7B665271"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6.Change Password                    3.Add Dairy</w:t>
                            </w:r>
                          </w:p>
                        </w:txbxContent>
                      </wps:txbx>
                      <wps:bodyPr vert="horz" lIns="91440" tIns="45720" rIns="91440" bIns="45720" rtlCol="0" anchor="t">
                        <a:normAutofit/>
                      </wps:bodyPr>
                    </wps:wsp>
                  </a:graphicData>
                </a:graphic>
                <wp14:sizeRelH relativeFrom="page">
                  <wp14:pctWidth>0</wp14:pctWidth>
                </wp14:sizeRelH>
                <wp14:sizeRelV relativeFrom="page">
                  <wp14:pctHeight>0</wp14:pctHeight>
                </wp14:sizeRelV>
              </wp:anchor>
            </w:drawing>
          </mc:Choice>
          <mc:Fallback>
            <w:pict>
              <v:rect w14:anchorId="101E09B3" id="Subtitle 4" o:spid="_x0000_s1026" style="position:absolute;left:0;text-align:left;margin-left:0;margin-top:23.2pt;width:402.2pt;height:333.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" filled="f" stroked="f">
                <o:lock v:ext="edit" grouping="t"/>
                <v:textbox>
                  <w:txbxContent>
                    <w:p w14:paraId="01BFE877" w14:textId="77777777" w:rsidR="00E2794E" w:rsidRDefault="00E2794E" w:rsidP="00E2794E">
                      <w:pPr>
                        <w:spacing w:before="200" w:line="216" w:lineRule="auto"/>
                        <w:rPr>
                          <w:sz w:val="24"/>
                          <w:szCs w:val="24"/>
                        </w:rPr>
                      </w:pPr>
                      <w:r w:rsidRPr="00E2794E">
                        <w:rPr>
                          <w:rFonts w:asciiTheme="minorHAnsi" w:hAnsi="Calibri" w:cstheme="minorBidi"/>
                          <w:color w:val="000000" w:themeColor="text1"/>
                          <w:kern w:val="24"/>
                          <w:sz w:val="40"/>
                          <w:szCs w:val="40"/>
                        </w:rPr>
                        <w:t>USER:                                         OTHER USERS:</w:t>
                      </w:r>
                    </w:p>
                    <w:p w14:paraId="3A45D102"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1.View Calender                        1.View Calender</w:t>
                      </w:r>
                    </w:p>
                    <w:p w14:paraId="237000EA"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2.View Diary</w:t>
                      </w:r>
                    </w:p>
                    <w:p w14:paraId="1ADFCA8E"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3.Edit Diary                                 DIARY DATABASE:</w:t>
                      </w:r>
                    </w:p>
                    <w:p w14:paraId="166A703F"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4.Add Diary                                 1.View Dairy</w:t>
                      </w:r>
                    </w:p>
                    <w:p w14:paraId="0C60DF61"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5.Delete Diary                             2.Edit Dairy</w:t>
                      </w:r>
                    </w:p>
                    <w:p w14:paraId="7B665271" w14:textId="77777777" w:rsidR="00E2794E" w:rsidRDefault="00E2794E" w:rsidP="00E2794E">
                      <w:pPr>
                        <w:spacing w:before="200" w:line="216" w:lineRule="auto"/>
                      </w:pPr>
                      <w:r w:rsidRPr="00E2794E">
                        <w:rPr>
                          <w:rFonts w:asciiTheme="minorHAnsi" w:hAnsi="Calibri" w:cstheme="minorBidi"/>
                          <w:color w:val="000000" w:themeColor="text1"/>
                          <w:kern w:val="24"/>
                          <w:sz w:val="40"/>
                          <w:szCs w:val="40"/>
                        </w:rPr>
                        <w:t>6.Change Password                    3.Add Dairy</w:t>
                      </w:r>
                    </w:p>
                  </w:txbxContent>
                </v:textbox>
              </v:rect>
            </w:pict>
          </mc:Fallback>
        </mc:AlternateContent>
      </w:r>
      <w:r w:rsidR="00004F66">
        <w:t>Design</w:t>
      </w:r>
    </w:p>
    <w:p w14:paraId="268469B9" w14:textId="44562BE0" w:rsidR="00DB668A" w:rsidRDefault="00004F66">
      <w:pPr>
        <w:pStyle w:val="ListParagraph"/>
        <w:numPr>
          <w:ilvl w:val="1"/>
          <w:numId w:val="10"/>
        </w:numPr>
        <w:tabs>
          <w:tab w:val="left" w:pos="1241"/>
        </w:tabs>
        <w:spacing w:before="24"/>
        <w:ind w:hanging="361"/>
        <w:rPr>
          <w:b/>
          <w:sz w:val="24"/>
        </w:rPr>
      </w:pPr>
      <w:r>
        <w:rPr>
          <w:b/>
          <w:sz w:val="24"/>
        </w:rPr>
        <w:t>User Case Diagram and descriptions for all the use</w:t>
      </w:r>
      <w:r>
        <w:rPr>
          <w:b/>
          <w:spacing w:val="-12"/>
          <w:sz w:val="24"/>
        </w:rPr>
        <w:t xml:space="preserve"> </w:t>
      </w:r>
      <w:ins w:id="91" w:author="Other Author" w:date="2020-12-22T12:03:00Z">
        <w:r w:rsidR="006350B7">
          <w:rPr>
            <w:b/>
            <w:sz w:val="24"/>
          </w:rPr>
          <w:t>cases</w:t>
        </w:r>
      </w:ins>
      <w:r w:rsidR="00E2794E" w:rsidRPr="00E2794E">
        <w:rPr>
          <w:noProof/>
        </w:rPr>
        <w:t xml:space="preserve"> </w:t>
      </w:r>
      <w:del w:id="92" w:author="Other Author" w:date="2020-12-22T12:03:00Z">
        <w:r>
          <w:rPr>
            <w:b/>
            <w:sz w:val="24"/>
          </w:rPr>
          <w:delText>ca</w:delText>
        </w:r>
        <w:r w:rsidR="00DB668A">
          <w:rPr>
            <w:b/>
            <w:sz w:val="24"/>
          </w:rPr>
          <w:delText>se:</w:delText>
        </w:r>
        <w:r w:rsidR="00DB668A" w:rsidRPr="00DB668A">
          <w:rPr>
            <w:rFonts w:asciiTheme="minorHAnsi" w:hAnsi="Calibri" w:cstheme="minorBidi"/>
            <w:color w:val="000000" w:themeColor="text1"/>
            <w:kern w:val="24"/>
            <w:sz w:val="40"/>
            <w:szCs w:val="40"/>
          </w:rPr>
          <w:delText xml:space="preserve">                                   </w:delText>
        </w:r>
      </w:del>
    </w:p>
    <w:p w14:paraId="05F5E041" w14:textId="77777777" w:rsidR="00E2794E" w:rsidRDefault="00E2794E" w:rsidP="00E2794E">
      <w:pPr>
        <w:pStyle w:val="ListParagraph"/>
        <w:tabs>
          <w:tab w:val="left" w:pos="1241"/>
        </w:tabs>
        <w:spacing w:before="24"/>
        <w:ind w:left="1240" w:firstLine="0"/>
        <w:rPr>
          <w:b/>
          <w:sz w:val="24"/>
        </w:rPr>
      </w:pPr>
    </w:p>
    <w:p w14:paraId="72FAEA9B" w14:textId="45930D84" w:rsidR="001153A2" w:rsidRDefault="001153A2" w:rsidP="00C677E6">
      <w:pPr>
        <w:tabs>
          <w:tab w:val="left" w:pos="1241"/>
        </w:tabs>
        <w:spacing w:before="24"/>
        <w:ind w:left="879"/>
        <w:rPr>
          <w:b/>
          <w:sz w:val="24"/>
        </w:rPr>
      </w:pPr>
    </w:p>
    <w:p w14:paraId="357A65CF" w14:textId="33A07C68" w:rsidR="00C677E6" w:rsidRDefault="00C677E6" w:rsidP="00C677E6">
      <w:pPr>
        <w:tabs>
          <w:tab w:val="left" w:pos="1241"/>
        </w:tabs>
        <w:spacing w:before="24"/>
        <w:ind w:left="879"/>
        <w:rPr>
          <w:b/>
          <w:sz w:val="24"/>
        </w:rPr>
      </w:pPr>
    </w:p>
    <w:p w14:paraId="2ED18330" w14:textId="36A2A75F" w:rsidR="00C677E6" w:rsidRDefault="00C677E6" w:rsidP="00C677E6">
      <w:pPr>
        <w:tabs>
          <w:tab w:val="left" w:pos="1241"/>
        </w:tabs>
        <w:spacing w:before="24"/>
        <w:ind w:left="879"/>
        <w:rPr>
          <w:b/>
          <w:sz w:val="24"/>
        </w:rPr>
      </w:pPr>
    </w:p>
    <w:p w14:paraId="18FBC6AC" w14:textId="0E018230" w:rsidR="00C677E6" w:rsidRDefault="00C677E6" w:rsidP="00C677E6">
      <w:pPr>
        <w:tabs>
          <w:tab w:val="left" w:pos="1241"/>
        </w:tabs>
        <w:spacing w:before="24"/>
        <w:ind w:left="879"/>
        <w:rPr>
          <w:b/>
          <w:sz w:val="24"/>
        </w:rPr>
      </w:pPr>
    </w:p>
    <w:p w14:paraId="6AEC2CC6" w14:textId="017E90C2" w:rsidR="00C677E6" w:rsidRDefault="00C677E6" w:rsidP="00C677E6">
      <w:pPr>
        <w:tabs>
          <w:tab w:val="left" w:pos="1241"/>
        </w:tabs>
        <w:spacing w:before="24"/>
        <w:ind w:left="879"/>
        <w:rPr>
          <w:b/>
          <w:sz w:val="24"/>
        </w:rPr>
      </w:pPr>
    </w:p>
    <w:p w14:paraId="6F841A72" w14:textId="39F77B8E" w:rsidR="00C677E6" w:rsidRDefault="00C677E6" w:rsidP="00C677E6">
      <w:pPr>
        <w:tabs>
          <w:tab w:val="left" w:pos="1241"/>
        </w:tabs>
        <w:spacing w:before="24"/>
        <w:ind w:left="879"/>
        <w:rPr>
          <w:b/>
          <w:sz w:val="24"/>
        </w:rPr>
      </w:pPr>
    </w:p>
    <w:p w14:paraId="664BCA6E" w14:textId="04A1C19F" w:rsidR="00C677E6" w:rsidRDefault="00C677E6" w:rsidP="00C677E6">
      <w:pPr>
        <w:tabs>
          <w:tab w:val="left" w:pos="1241"/>
        </w:tabs>
        <w:spacing w:before="24"/>
        <w:ind w:left="879"/>
        <w:rPr>
          <w:b/>
          <w:sz w:val="24"/>
        </w:rPr>
      </w:pPr>
    </w:p>
    <w:p w14:paraId="4C8D9434" w14:textId="6E7B6581" w:rsidR="00C677E6" w:rsidRDefault="00C677E6" w:rsidP="00C677E6">
      <w:pPr>
        <w:tabs>
          <w:tab w:val="left" w:pos="1241"/>
        </w:tabs>
        <w:spacing w:before="24"/>
        <w:ind w:left="879"/>
        <w:rPr>
          <w:b/>
          <w:sz w:val="24"/>
        </w:rPr>
      </w:pPr>
    </w:p>
    <w:p w14:paraId="0EF2052B" w14:textId="75BD0D79" w:rsidR="00C677E6" w:rsidRDefault="00C677E6" w:rsidP="00C677E6">
      <w:pPr>
        <w:tabs>
          <w:tab w:val="left" w:pos="1241"/>
        </w:tabs>
        <w:spacing w:before="24"/>
        <w:ind w:left="879"/>
        <w:rPr>
          <w:b/>
          <w:sz w:val="24"/>
        </w:rPr>
      </w:pPr>
    </w:p>
    <w:p w14:paraId="70BAC667" w14:textId="485A498A" w:rsidR="00C677E6" w:rsidRDefault="00C677E6" w:rsidP="00C677E6">
      <w:pPr>
        <w:tabs>
          <w:tab w:val="left" w:pos="1241"/>
        </w:tabs>
        <w:spacing w:before="24"/>
        <w:ind w:left="879"/>
        <w:rPr>
          <w:b/>
          <w:sz w:val="24"/>
        </w:rPr>
      </w:pPr>
    </w:p>
    <w:p w14:paraId="4AC4112B" w14:textId="5ED376E3" w:rsidR="00C677E6" w:rsidRDefault="00C677E6" w:rsidP="00C677E6">
      <w:pPr>
        <w:tabs>
          <w:tab w:val="left" w:pos="1241"/>
        </w:tabs>
        <w:spacing w:before="24"/>
        <w:ind w:left="879"/>
        <w:rPr>
          <w:b/>
          <w:sz w:val="24"/>
        </w:rPr>
      </w:pPr>
    </w:p>
    <w:p w14:paraId="7184BB41" w14:textId="0C108FD2" w:rsidR="00C677E6" w:rsidRDefault="00C677E6" w:rsidP="00C677E6">
      <w:pPr>
        <w:tabs>
          <w:tab w:val="left" w:pos="1241"/>
        </w:tabs>
        <w:spacing w:before="24"/>
        <w:ind w:left="879"/>
        <w:rPr>
          <w:b/>
          <w:sz w:val="24"/>
        </w:rPr>
      </w:pPr>
    </w:p>
    <w:p w14:paraId="726A31A5" w14:textId="6EFF7648" w:rsidR="00C677E6" w:rsidRDefault="00C677E6" w:rsidP="00C677E6">
      <w:pPr>
        <w:tabs>
          <w:tab w:val="left" w:pos="1241"/>
        </w:tabs>
        <w:spacing w:before="24"/>
        <w:ind w:left="879"/>
        <w:rPr>
          <w:b/>
          <w:sz w:val="24"/>
        </w:rPr>
      </w:pPr>
    </w:p>
    <w:p w14:paraId="5969A55C" w14:textId="44F9A857" w:rsidR="00C677E6" w:rsidRDefault="00C677E6" w:rsidP="00C677E6">
      <w:pPr>
        <w:tabs>
          <w:tab w:val="left" w:pos="1241"/>
        </w:tabs>
        <w:spacing w:before="24"/>
        <w:ind w:left="879"/>
        <w:rPr>
          <w:b/>
          <w:sz w:val="24"/>
        </w:rPr>
      </w:pPr>
    </w:p>
    <w:p w14:paraId="38BBFD5A" w14:textId="1EF3472E" w:rsidR="00C677E6" w:rsidRDefault="00C677E6" w:rsidP="00C677E6">
      <w:pPr>
        <w:tabs>
          <w:tab w:val="left" w:pos="1241"/>
        </w:tabs>
        <w:spacing w:before="24"/>
        <w:ind w:left="879"/>
        <w:rPr>
          <w:b/>
          <w:sz w:val="24"/>
        </w:rPr>
      </w:pPr>
    </w:p>
    <w:p w14:paraId="75FE6F3F" w14:textId="3CFEC54A" w:rsidR="00C677E6" w:rsidRDefault="00C677E6" w:rsidP="00C677E6">
      <w:pPr>
        <w:tabs>
          <w:tab w:val="left" w:pos="1241"/>
        </w:tabs>
        <w:spacing w:before="24"/>
        <w:ind w:left="879"/>
        <w:rPr>
          <w:b/>
          <w:sz w:val="24"/>
        </w:rPr>
      </w:pPr>
    </w:p>
    <w:p w14:paraId="14E37609" w14:textId="7533FC0D" w:rsidR="00C677E6" w:rsidRDefault="00C677E6" w:rsidP="00C677E6">
      <w:pPr>
        <w:tabs>
          <w:tab w:val="left" w:pos="1241"/>
        </w:tabs>
        <w:spacing w:before="24"/>
        <w:ind w:left="879"/>
        <w:rPr>
          <w:b/>
          <w:sz w:val="24"/>
        </w:rPr>
      </w:pPr>
    </w:p>
    <w:p w14:paraId="6659752F" w14:textId="10F16CA9" w:rsidR="00C677E6" w:rsidRDefault="00C677E6" w:rsidP="00C677E6">
      <w:pPr>
        <w:tabs>
          <w:tab w:val="left" w:pos="1241"/>
        </w:tabs>
        <w:spacing w:before="24"/>
        <w:ind w:left="879"/>
        <w:rPr>
          <w:b/>
          <w:sz w:val="24"/>
        </w:rPr>
      </w:pPr>
    </w:p>
    <w:p w14:paraId="18E2480B" w14:textId="3BF28DC3" w:rsidR="00C677E6" w:rsidRDefault="00C677E6" w:rsidP="00C677E6">
      <w:pPr>
        <w:tabs>
          <w:tab w:val="left" w:pos="1241"/>
        </w:tabs>
        <w:spacing w:before="24"/>
        <w:ind w:left="879"/>
        <w:rPr>
          <w:b/>
          <w:sz w:val="24"/>
        </w:rPr>
      </w:pPr>
    </w:p>
    <w:p w14:paraId="63353B6B" w14:textId="0C355FF3" w:rsidR="00C677E6" w:rsidRDefault="00C677E6" w:rsidP="00C677E6">
      <w:pPr>
        <w:tabs>
          <w:tab w:val="left" w:pos="1241"/>
        </w:tabs>
        <w:spacing w:before="24"/>
        <w:ind w:left="879"/>
        <w:rPr>
          <w:b/>
          <w:sz w:val="24"/>
        </w:rPr>
      </w:pPr>
    </w:p>
    <w:p w14:paraId="76AEAC37" w14:textId="2611AA00" w:rsidR="00C677E6" w:rsidRDefault="00C677E6" w:rsidP="00C677E6">
      <w:pPr>
        <w:tabs>
          <w:tab w:val="left" w:pos="1241"/>
        </w:tabs>
        <w:spacing w:before="24"/>
        <w:ind w:left="879"/>
        <w:rPr>
          <w:b/>
          <w:sz w:val="24"/>
        </w:rPr>
      </w:pPr>
    </w:p>
    <w:p w14:paraId="0EB38AC2" w14:textId="18DEF644" w:rsidR="00C677E6" w:rsidRDefault="00C677E6" w:rsidP="00C677E6">
      <w:pPr>
        <w:tabs>
          <w:tab w:val="left" w:pos="1241"/>
        </w:tabs>
        <w:spacing w:before="24"/>
        <w:ind w:left="879"/>
        <w:rPr>
          <w:b/>
          <w:sz w:val="24"/>
        </w:rPr>
      </w:pPr>
    </w:p>
    <w:p w14:paraId="3C9A549D" w14:textId="07ACD093" w:rsidR="00C677E6" w:rsidRDefault="00C677E6" w:rsidP="00C677E6">
      <w:pPr>
        <w:tabs>
          <w:tab w:val="left" w:pos="1241"/>
        </w:tabs>
        <w:spacing w:before="24"/>
        <w:ind w:left="879"/>
        <w:rPr>
          <w:b/>
          <w:sz w:val="24"/>
        </w:rPr>
      </w:pPr>
    </w:p>
    <w:p w14:paraId="0BCA3A19" w14:textId="68238861" w:rsidR="00C677E6" w:rsidRDefault="00C677E6" w:rsidP="00C677E6">
      <w:pPr>
        <w:tabs>
          <w:tab w:val="left" w:pos="1241"/>
        </w:tabs>
        <w:spacing w:before="24"/>
        <w:ind w:left="879"/>
        <w:rPr>
          <w:b/>
          <w:sz w:val="24"/>
        </w:rPr>
      </w:pPr>
    </w:p>
    <w:p w14:paraId="3633CD07" w14:textId="7C4D4C92" w:rsidR="00C677E6" w:rsidRDefault="00C677E6" w:rsidP="00C677E6">
      <w:pPr>
        <w:tabs>
          <w:tab w:val="left" w:pos="1241"/>
        </w:tabs>
        <w:spacing w:before="24"/>
        <w:ind w:left="879"/>
        <w:rPr>
          <w:b/>
          <w:sz w:val="24"/>
        </w:rPr>
      </w:pPr>
    </w:p>
    <w:p w14:paraId="00AE086D" w14:textId="2FAB4E3E" w:rsidR="00C677E6" w:rsidRPr="00C677E6" w:rsidRDefault="00C677E6">
      <w:pPr>
        <w:tabs>
          <w:tab w:val="left" w:pos="1241"/>
        </w:tabs>
        <w:spacing w:before="24"/>
        <w:ind w:left="879"/>
        <w:rPr>
          <w:b/>
          <w:sz w:val="24"/>
          <w:rPrChange w:id="93" w:author="Other Author" w:date="2020-12-22T12:03:00Z">
            <w:rPr>
              <w:b/>
              <w:sz w:val="12"/>
            </w:rPr>
          </w:rPrChange>
        </w:rPr>
        <w:pPrChange w:id="94" w:author="Other Author" w:date="2020-12-22T12:03:00Z">
          <w:pPr>
            <w:pStyle w:val="BodyText"/>
            <w:spacing w:before="2"/>
          </w:pPr>
        </w:pPrChange>
      </w:pPr>
      <w:r>
        <w:rPr>
          <w:b/>
          <w:noProof/>
          <w:sz w:val="24"/>
        </w:rPr>
        <w:lastRenderedPageBreak/>
        <w:drawing>
          <wp:inline distT="0" distB="0" distL="0" distR="0" wp14:anchorId="760A7BD6" wp14:editId="7AA3F129">
            <wp:extent cx="6080760" cy="54406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80760" cy="5440680"/>
                    </a:xfrm>
                    <a:prstGeom prst="rect">
                      <a:avLst/>
                    </a:prstGeom>
                    <a:noFill/>
                  </pic:spPr>
                </pic:pic>
              </a:graphicData>
            </a:graphic>
          </wp:inline>
        </w:drawing>
      </w:r>
    </w:p>
    <w:p w14:paraId="1F073745" w14:textId="7A510536" w:rsidR="001153A2" w:rsidRDefault="001153A2">
      <w:pPr>
        <w:pStyle w:val="BodyText"/>
        <w:rPr>
          <w:b/>
          <w:sz w:val="20"/>
        </w:rPr>
      </w:pPr>
    </w:p>
    <w:p w14:paraId="1BF143BE" w14:textId="78155124" w:rsidR="00A701D4" w:rsidRDefault="00A701D4">
      <w:pPr>
        <w:pStyle w:val="BodyText"/>
        <w:spacing w:before="2"/>
        <w:rPr>
          <w:ins w:id="95" w:author="Other Author" w:date="2020-12-22T12:03:00Z"/>
          <w:b/>
          <w:sz w:val="12"/>
        </w:rPr>
      </w:pPr>
    </w:p>
    <w:p w14:paraId="11C09303" w14:textId="77777777" w:rsidR="00A701D4" w:rsidRDefault="00A701D4">
      <w:pPr>
        <w:pStyle w:val="BodyText"/>
        <w:rPr>
          <w:ins w:id="96" w:author="Other Author" w:date="2020-12-22T12:03:00Z"/>
          <w:b/>
          <w:sz w:val="20"/>
        </w:rPr>
      </w:pPr>
    </w:p>
    <w:p w14:paraId="23D49C67" w14:textId="77777777" w:rsidR="00A701D4" w:rsidRDefault="00A701D4">
      <w:pPr>
        <w:pStyle w:val="BodyText"/>
        <w:rPr>
          <w:ins w:id="97" w:author="Other Author" w:date="2020-12-22T12:03:00Z"/>
          <w:b/>
          <w:sz w:val="20"/>
        </w:rPr>
      </w:pPr>
    </w:p>
    <w:p w14:paraId="2E80EBBE" w14:textId="1646341C" w:rsidR="00A701D4" w:rsidRDefault="00A701D4">
      <w:pPr>
        <w:pStyle w:val="BodyText"/>
        <w:spacing w:before="10"/>
        <w:rPr>
          <w:noProof/>
        </w:rPr>
      </w:pPr>
    </w:p>
    <w:p w14:paraId="1E49C800" w14:textId="466AF762" w:rsidR="009845D4" w:rsidRDefault="009845D4">
      <w:pPr>
        <w:pStyle w:val="BodyText"/>
        <w:spacing w:before="10"/>
        <w:rPr>
          <w:noProof/>
        </w:rPr>
      </w:pPr>
    </w:p>
    <w:p w14:paraId="10A1371B" w14:textId="13CBCBBF" w:rsidR="009845D4" w:rsidRDefault="009845D4">
      <w:pPr>
        <w:pStyle w:val="BodyText"/>
        <w:spacing w:before="10"/>
        <w:rPr>
          <w:noProof/>
        </w:rPr>
      </w:pPr>
    </w:p>
    <w:p w14:paraId="0C541610" w14:textId="10DF15B8" w:rsidR="009845D4" w:rsidRDefault="009845D4">
      <w:pPr>
        <w:pStyle w:val="BodyText"/>
        <w:spacing w:before="10"/>
        <w:rPr>
          <w:noProof/>
        </w:rPr>
      </w:pPr>
    </w:p>
    <w:p w14:paraId="5950E645" w14:textId="0F9EC846" w:rsidR="009845D4" w:rsidRDefault="009845D4">
      <w:pPr>
        <w:pStyle w:val="BodyText"/>
        <w:spacing w:before="10"/>
        <w:rPr>
          <w:noProof/>
        </w:rPr>
      </w:pPr>
    </w:p>
    <w:p w14:paraId="5975EBC9" w14:textId="1BE36D5E" w:rsidR="009845D4" w:rsidRDefault="009845D4">
      <w:pPr>
        <w:pStyle w:val="BodyText"/>
        <w:spacing w:before="10"/>
        <w:rPr>
          <w:noProof/>
        </w:rPr>
      </w:pPr>
    </w:p>
    <w:p w14:paraId="7EE75F79" w14:textId="0D46AB3B" w:rsidR="009845D4" w:rsidRDefault="009845D4">
      <w:pPr>
        <w:pStyle w:val="BodyText"/>
        <w:spacing w:before="10"/>
        <w:rPr>
          <w:noProof/>
        </w:rPr>
      </w:pPr>
    </w:p>
    <w:p w14:paraId="6B23BD17" w14:textId="551A0035" w:rsidR="009845D4" w:rsidRDefault="009845D4">
      <w:pPr>
        <w:pStyle w:val="BodyText"/>
        <w:spacing w:before="10"/>
        <w:rPr>
          <w:noProof/>
        </w:rPr>
      </w:pPr>
    </w:p>
    <w:p w14:paraId="6186DDF9" w14:textId="0DFE88CE" w:rsidR="009845D4" w:rsidRDefault="009845D4">
      <w:pPr>
        <w:pStyle w:val="BodyText"/>
        <w:spacing w:before="10"/>
        <w:rPr>
          <w:noProof/>
        </w:rPr>
      </w:pPr>
    </w:p>
    <w:p w14:paraId="78D2F729" w14:textId="5060E62A" w:rsidR="009845D4" w:rsidRDefault="009845D4">
      <w:pPr>
        <w:pStyle w:val="BodyText"/>
        <w:spacing w:before="10"/>
        <w:rPr>
          <w:noProof/>
        </w:rPr>
      </w:pPr>
    </w:p>
    <w:p w14:paraId="306AC648" w14:textId="0B4576A6" w:rsidR="009845D4" w:rsidRDefault="009845D4">
      <w:pPr>
        <w:pStyle w:val="BodyText"/>
        <w:spacing w:before="10"/>
        <w:rPr>
          <w:noProof/>
        </w:rPr>
      </w:pPr>
    </w:p>
    <w:p w14:paraId="02E58484" w14:textId="3A1976FF" w:rsidR="009845D4" w:rsidRDefault="009845D4">
      <w:pPr>
        <w:pStyle w:val="BodyText"/>
        <w:spacing w:before="10"/>
        <w:rPr>
          <w:noProof/>
        </w:rPr>
      </w:pPr>
    </w:p>
    <w:p w14:paraId="7DF6F392" w14:textId="05EB1E34" w:rsidR="009845D4" w:rsidRDefault="009845D4">
      <w:pPr>
        <w:pStyle w:val="BodyText"/>
        <w:spacing w:before="10"/>
        <w:rPr>
          <w:noProof/>
        </w:rPr>
      </w:pPr>
    </w:p>
    <w:p w14:paraId="27F2759A" w14:textId="1B965E14" w:rsidR="009845D4" w:rsidRDefault="009845D4">
      <w:pPr>
        <w:pStyle w:val="BodyText"/>
        <w:spacing w:before="10"/>
        <w:rPr>
          <w:noProof/>
        </w:rPr>
      </w:pPr>
    </w:p>
    <w:p w14:paraId="72A3E387" w14:textId="145CB013" w:rsidR="009845D4" w:rsidRDefault="009845D4">
      <w:pPr>
        <w:pStyle w:val="BodyText"/>
        <w:spacing w:before="10"/>
        <w:rPr>
          <w:noProof/>
        </w:rPr>
      </w:pPr>
    </w:p>
    <w:p w14:paraId="42DB9076" w14:textId="7C41C43F" w:rsidR="009845D4" w:rsidRDefault="009845D4">
      <w:pPr>
        <w:pStyle w:val="BodyText"/>
        <w:spacing w:before="10"/>
        <w:rPr>
          <w:noProof/>
        </w:rPr>
      </w:pPr>
    </w:p>
    <w:p w14:paraId="0212ACBC" w14:textId="217967EA" w:rsidR="009845D4" w:rsidRDefault="009845D4">
      <w:pPr>
        <w:pStyle w:val="BodyText"/>
        <w:spacing w:before="10"/>
        <w:rPr>
          <w:noProof/>
        </w:rPr>
      </w:pPr>
    </w:p>
    <w:p w14:paraId="499437A7" w14:textId="5627E2A0" w:rsidR="009845D4" w:rsidRDefault="009845D4">
      <w:pPr>
        <w:pStyle w:val="BodyText"/>
        <w:spacing w:before="10"/>
        <w:rPr>
          <w:noProof/>
        </w:rPr>
      </w:pPr>
    </w:p>
    <w:p w14:paraId="532DEF9D" w14:textId="244E2B8F" w:rsidR="009845D4" w:rsidRDefault="009845D4">
      <w:pPr>
        <w:pStyle w:val="BodyText"/>
        <w:spacing w:before="10"/>
        <w:rPr>
          <w:noProof/>
        </w:rPr>
      </w:pPr>
    </w:p>
    <w:p w14:paraId="65E9D866" w14:textId="571FBDE2" w:rsidR="009845D4" w:rsidRDefault="009845D4">
      <w:pPr>
        <w:pStyle w:val="BodyText"/>
        <w:spacing w:before="10"/>
        <w:rPr>
          <w:noProof/>
        </w:rPr>
      </w:pPr>
    </w:p>
    <w:p w14:paraId="77C47877" w14:textId="474E669D" w:rsidR="009845D4" w:rsidRDefault="009845D4">
      <w:pPr>
        <w:pStyle w:val="BodyText"/>
        <w:spacing w:before="10"/>
        <w:rPr>
          <w:noProof/>
        </w:rPr>
      </w:pPr>
    </w:p>
    <w:p w14:paraId="25C378C4" w14:textId="7740A69D" w:rsidR="009845D4" w:rsidRDefault="002E19E1">
      <w:pPr>
        <w:pStyle w:val="BodyText"/>
        <w:spacing w:before="10"/>
        <w:rPr>
          <w:noProof/>
        </w:rPr>
      </w:pPr>
      <w:r w:rsidRPr="002E19E1">
        <w:rPr>
          <w:noProof/>
        </w:rPr>
        <w:drawing>
          <wp:inline distT="0" distB="0" distL="0" distR="0" wp14:anchorId="0644CE59" wp14:editId="00622A4C">
            <wp:extent cx="6827520" cy="45262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28120" cy="4526678"/>
                    </a:xfrm>
                    <a:prstGeom prst="rect">
                      <a:avLst/>
                    </a:prstGeom>
                  </pic:spPr>
                </pic:pic>
              </a:graphicData>
            </a:graphic>
          </wp:inline>
        </w:drawing>
      </w:r>
    </w:p>
    <w:p w14:paraId="3A909451" w14:textId="77777777" w:rsidR="009845D4" w:rsidRDefault="009845D4">
      <w:pPr>
        <w:pStyle w:val="BodyText"/>
        <w:spacing w:before="10"/>
        <w:rPr>
          <w:ins w:id="98" w:author="Other Author" w:date="2020-12-22T12:03:00Z"/>
          <w:b/>
          <w:sz w:val="11"/>
        </w:rPr>
      </w:pPr>
    </w:p>
    <w:p w14:paraId="22E0A713" w14:textId="3DA35A2C" w:rsidR="00A701D4" w:rsidRDefault="00A701D4">
      <w:pPr>
        <w:rPr>
          <w:ins w:id="99" w:author="Other Author" w:date="2020-12-22T12:03:00Z"/>
          <w:sz w:val="11"/>
        </w:rPr>
        <w:sectPr w:rsidR="00A701D4">
          <w:pgSz w:w="11910" w:h="16840"/>
          <w:pgMar w:top="1340" w:right="200" w:bottom="1200" w:left="1280" w:header="0" w:footer="920" w:gutter="0"/>
          <w:cols w:space="720"/>
        </w:sectPr>
      </w:pPr>
    </w:p>
    <w:p w14:paraId="1F764F95" w14:textId="51D039F8" w:rsidR="00A701D4" w:rsidRDefault="00A701D4">
      <w:pPr>
        <w:pStyle w:val="BodyText"/>
        <w:ind w:left="501"/>
        <w:rPr>
          <w:ins w:id="100" w:author="Other Author" w:date="2020-12-22T12:03:00Z"/>
          <w:sz w:val="20"/>
        </w:rPr>
      </w:pPr>
    </w:p>
    <w:p w14:paraId="18D7CC24" w14:textId="77777777" w:rsidR="00A701D4" w:rsidRDefault="00A701D4">
      <w:pPr>
        <w:pStyle w:val="BodyText"/>
        <w:rPr>
          <w:ins w:id="101" w:author="Other Author" w:date="2020-12-22T12:03:00Z"/>
          <w:b/>
          <w:sz w:val="20"/>
        </w:rPr>
      </w:pPr>
    </w:p>
    <w:p w14:paraId="29BF3FB8" w14:textId="77777777" w:rsidR="00A701D4" w:rsidRDefault="00A701D4">
      <w:pPr>
        <w:pStyle w:val="BodyText"/>
        <w:rPr>
          <w:ins w:id="102" w:author="Other Author" w:date="2020-12-22T12:03:00Z"/>
          <w:b/>
          <w:sz w:val="20"/>
        </w:rPr>
      </w:pPr>
    </w:p>
    <w:p w14:paraId="28FC49FD" w14:textId="77777777" w:rsidR="00A701D4" w:rsidRDefault="00A701D4">
      <w:pPr>
        <w:pStyle w:val="BodyText"/>
        <w:rPr>
          <w:ins w:id="103" w:author="Other Author" w:date="2020-12-22T12:03:00Z"/>
          <w:b/>
          <w:sz w:val="20"/>
        </w:rPr>
      </w:pPr>
    </w:p>
    <w:p w14:paraId="71AF4812" w14:textId="7DC74BBB" w:rsidR="00A701D4" w:rsidRDefault="00060DA4">
      <w:pPr>
        <w:pStyle w:val="BodyText"/>
        <w:rPr>
          <w:ins w:id="104" w:author="Other Author" w:date="2020-12-22T12:03:00Z"/>
          <w:b/>
          <w:sz w:val="20"/>
        </w:rPr>
      </w:pPr>
      <w:r w:rsidRPr="00060DA4">
        <w:rPr>
          <w:b/>
          <w:noProof/>
          <w:sz w:val="20"/>
        </w:rPr>
        <w:drawing>
          <wp:inline distT="0" distB="0" distL="0" distR="0" wp14:anchorId="61B13579" wp14:editId="5C237B4D">
            <wp:extent cx="6652260" cy="4503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2841" cy="4503813"/>
                    </a:xfrm>
                    <a:prstGeom prst="rect">
                      <a:avLst/>
                    </a:prstGeom>
                  </pic:spPr>
                </pic:pic>
              </a:graphicData>
            </a:graphic>
          </wp:inline>
        </w:drawing>
      </w:r>
    </w:p>
    <w:p w14:paraId="6C6CE095" w14:textId="1D013162" w:rsidR="00A701D4" w:rsidRDefault="00A701D4">
      <w:pPr>
        <w:pStyle w:val="BodyText"/>
        <w:rPr>
          <w:ins w:id="105" w:author="Other Author" w:date="2020-12-22T12:03:00Z"/>
          <w:b/>
          <w:sz w:val="20"/>
        </w:rPr>
      </w:pPr>
    </w:p>
    <w:p w14:paraId="27F0B2AF" w14:textId="77777777" w:rsidR="00A701D4" w:rsidRDefault="00A701D4">
      <w:pPr>
        <w:rPr>
          <w:ins w:id="106" w:author="Other Author" w:date="2020-12-22T12:03:00Z"/>
          <w:sz w:val="20"/>
        </w:rPr>
        <w:sectPr w:rsidR="00A701D4">
          <w:pgSz w:w="11910" w:h="16840"/>
          <w:pgMar w:top="1420" w:right="200" w:bottom="1120" w:left="1280" w:header="0" w:footer="920" w:gutter="0"/>
          <w:cols w:space="720"/>
        </w:sectPr>
      </w:pPr>
    </w:p>
    <w:p w14:paraId="5803B578" w14:textId="172FBA0D" w:rsidR="00A701D4" w:rsidRDefault="00A701D4">
      <w:pPr>
        <w:pStyle w:val="BodyText"/>
        <w:ind w:left="271"/>
        <w:rPr>
          <w:ins w:id="107" w:author="Other Author" w:date="2020-12-22T12:03:00Z"/>
          <w:sz w:val="20"/>
        </w:rPr>
      </w:pPr>
    </w:p>
    <w:p w14:paraId="2155AAE4" w14:textId="77777777" w:rsidR="00A701D4" w:rsidRDefault="00A701D4">
      <w:pPr>
        <w:pStyle w:val="BodyText"/>
        <w:rPr>
          <w:ins w:id="108" w:author="Other Author" w:date="2020-12-22T12:03:00Z"/>
          <w:b/>
          <w:sz w:val="20"/>
        </w:rPr>
      </w:pPr>
    </w:p>
    <w:p w14:paraId="6E89AEB0" w14:textId="77777777" w:rsidR="00A701D4" w:rsidRDefault="00A701D4">
      <w:pPr>
        <w:pStyle w:val="BodyText"/>
        <w:rPr>
          <w:ins w:id="109" w:author="Other Author" w:date="2020-12-22T12:03:00Z"/>
          <w:b/>
          <w:sz w:val="20"/>
        </w:rPr>
      </w:pPr>
    </w:p>
    <w:p w14:paraId="32FF892E" w14:textId="77777777" w:rsidR="00A701D4" w:rsidRDefault="00A701D4">
      <w:pPr>
        <w:pStyle w:val="BodyText"/>
        <w:rPr>
          <w:ins w:id="110" w:author="Other Author" w:date="2020-12-22T12:03:00Z"/>
          <w:b/>
          <w:sz w:val="20"/>
        </w:rPr>
      </w:pPr>
    </w:p>
    <w:p w14:paraId="103E6B47" w14:textId="77777777" w:rsidR="00A701D4" w:rsidRDefault="00A701D4">
      <w:pPr>
        <w:pStyle w:val="BodyText"/>
        <w:rPr>
          <w:ins w:id="111" w:author="Other Author" w:date="2020-12-22T12:03:00Z"/>
          <w:b/>
          <w:sz w:val="20"/>
        </w:rPr>
      </w:pPr>
    </w:p>
    <w:p w14:paraId="45A633CC" w14:textId="77777777" w:rsidR="00A701D4" w:rsidRDefault="00A701D4">
      <w:pPr>
        <w:pStyle w:val="BodyText"/>
        <w:rPr>
          <w:ins w:id="112" w:author="Other Author" w:date="2020-12-22T12:03:00Z"/>
          <w:b/>
          <w:sz w:val="20"/>
        </w:rPr>
      </w:pPr>
    </w:p>
    <w:p w14:paraId="141DEB02" w14:textId="77777777" w:rsidR="00A701D4" w:rsidRDefault="00A701D4">
      <w:pPr>
        <w:pStyle w:val="BodyText"/>
        <w:rPr>
          <w:ins w:id="113" w:author="Other Author" w:date="2020-12-22T12:03:00Z"/>
          <w:b/>
          <w:sz w:val="20"/>
        </w:rPr>
      </w:pPr>
    </w:p>
    <w:p w14:paraId="5ACD73A8" w14:textId="2ED9FE8E" w:rsidR="00A701D4" w:rsidRDefault="00A701D4">
      <w:pPr>
        <w:pStyle w:val="BodyText"/>
        <w:spacing w:before="3"/>
        <w:rPr>
          <w:ins w:id="114" w:author="Other Author" w:date="2020-12-22T12:03:00Z"/>
          <w:b/>
          <w:sz w:val="15"/>
        </w:rPr>
      </w:pPr>
    </w:p>
    <w:p w14:paraId="16DADC42" w14:textId="32FE6685" w:rsidR="00A701D4" w:rsidRDefault="00231044">
      <w:pPr>
        <w:rPr>
          <w:ins w:id="115" w:author="Other Author" w:date="2020-12-22T12:03:00Z"/>
          <w:sz w:val="15"/>
        </w:rPr>
        <w:sectPr w:rsidR="00A701D4">
          <w:pgSz w:w="11910" w:h="16840"/>
          <w:pgMar w:top="1420" w:right="200" w:bottom="1120" w:left="1280" w:header="0" w:footer="920" w:gutter="0"/>
          <w:cols w:space="720"/>
        </w:sectPr>
      </w:pPr>
      <w:r w:rsidRPr="00231044">
        <w:rPr>
          <w:noProof/>
          <w:sz w:val="15"/>
        </w:rPr>
        <w:drawing>
          <wp:inline distT="0" distB="0" distL="0" distR="0" wp14:anchorId="64AFC525" wp14:editId="75D718BB">
            <wp:extent cx="6842760" cy="49453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3357" cy="4945811"/>
                    </a:xfrm>
                    <a:prstGeom prst="rect">
                      <a:avLst/>
                    </a:prstGeom>
                  </pic:spPr>
                </pic:pic>
              </a:graphicData>
            </a:graphic>
          </wp:inline>
        </w:drawing>
      </w:r>
    </w:p>
    <w:p w14:paraId="65409CDA" w14:textId="485A6754" w:rsidR="00A701D4" w:rsidRDefault="00D165A5">
      <w:pPr>
        <w:pStyle w:val="BodyText"/>
        <w:ind w:left="319"/>
        <w:rPr>
          <w:ins w:id="116" w:author="Other Author" w:date="2020-12-22T12:03:00Z"/>
          <w:sz w:val="20"/>
        </w:rPr>
      </w:pPr>
      <w:r w:rsidRPr="00D165A5">
        <w:rPr>
          <w:noProof/>
          <w:sz w:val="20"/>
        </w:rPr>
        <w:lastRenderedPageBreak/>
        <w:drawing>
          <wp:inline distT="0" distB="0" distL="0" distR="0" wp14:anchorId="4F3AD536" wp14:editId="05C2CBA1">
            <wp:extent cx="6652260" cy="50520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2839" cy="5052500"/>
                    </a:xfrm>
                    <a:prstGeom prst="rect">
                      <a:avLst/>
                    </a:prstGeom>
                  </pic:spPr>
                </pic:pic>
              </a:graphicData>
            </a:graphic>
          </wp:inline>
        </w:drawing>
      </w:r>
    </w:p>
    <w:p w14:paraId="7ACE3EF8" w14:textId="77777777" w:rsidR="00A701D4" w:rsidRDefault="00A701D4">
      <w:pPr>
        <w:pStyle w:val="BodyText"/>
        <w:rPr>
          <w:ins w:id="117" w:author="Other Author" w:date="2020-12-22T12:03:00Z"/>
          <w:b/>
          <w:sz w:val="20"/>
        </w:rPr>
      </w:pPr>
    </w:p>
    <w:p w14:paraId="55529FE3" w14:textId="77777777" w:rsidR="00A701D4" w:rsidRDefault="00A701D4">
      <w:pPr>
        <w:pStyle w:val="BodyText"/>
        <w:rPr>
          <w:ins w:id="118" w:author="Other Author" w:date="2020-12-22T12:03:00Z"/>
          <w:b/>
          <w:sz w:val="20"/>
        </w:rPr>
      </w:pPr>
    </w:p>
    <w:p w14:paraId="5DCCA19A" w14:textId="77777777" w:rsidR="00A701D4" w:rsidRDefault="00A701D4">
      <w:pPr>
        <w:pStyle w:val="BodyText"/>
        <w:rPr>
          <w:ins w:id="119" w:author="Other Author" w:date="2020-12-22T12:03:00Z"/>
          <w:b/>
          <w:sz w:val="20"/>
        </w:rPr>
      </w:pPr>
    </w:p>
    <w:p w14:paraId="0E607E7E" w14:textId="77777777" w:rsidR="00A701D4" w:rsidRDefault="00A701D4">
      <w:pPr>
        <w:pStyle w:val="BodyText"/>
        <w:rPr>
          <w:ins w:id="120" w:author="Other Author" w:date="2020-12-22T12:03:00Z"/>
          <w:b/>
          <w:sz w:val="20"/>
        </w:rPr>
      </w:pPr>
    </w:p>
    <w:p w14:paraId="26E170AE" w14:textId="77777777" w:rsidR="00A701D4" w:rsidRDefault="00A701D4">
      <w:pPr>
        <w:pStyle w:val="BodyText"/>
        <w:rPr>
          <w:ins w:id="121" w:author="Other Author" w:date="2020-12-22T12:03:00Z"/>
          <w:b/>
          <w:sz w:val="20"/>
        </w:rPr>
      </w:pPr>
    </w:p>
    <w:p w14:paraId="31AC92F0" w14:textId="77777777" w:rsidR="00A701D4" w:rsidRDefault="00A701D4">
      <w:pPr>
        <w:pStyle w:val="BodyText"/>
        <w:rPr>
          <w:ins w:id="122" w:author="Other Author" w:date="2020-12-22T12:03:00Z"/>
          <w:b/>
          <w:sz w:val="20"/>
        </w:rPr>
      </w:pPr>
    </w:p>
    <w:p w14:paraId="448DBEDB" w14:textId="617E808D" w:rsidR="00A701D4" w:rsidRDefault="00A701D4">
      <w:pPr>
        <w:pStyle w:val="BodyText"/>
        <w:spacing w:before="9"/>
        <w:rPr>
          <w:ins w:id="123" w:author="Other Author" w:date="2020-12-22T12:03:00Z"/>
          <w:b/>
          <w:sz w:val="20"/>
        </w:rPr>
      </w:pPr>
    </w:p>
    <w:p w14:paraId="0CDF9DD8" w14:textId="77777777" w:rsidR="00A701D4" w:rsidRDefault="00A701D4">
      <w:pPr>
        <w:rPr>
          <w:ins w:id="124" w:author="Other Author" w:date="2020-12-22T12:03:00Z"/>
          <w:sz w:val="20"/>
        </w:rPr>
        <w:sectPr w:rsidR="00A701D4">
          <w:pgSz w:w="11910" w:h="16840"/>
          <w:pgMar w:top="1420" w:right="200" w:bottom="1120" w:left="1280" w:header="0" w:footer="920" w:gutter="0"/>
          <w:cols w:space="720"/>
        </w:sectPr>
      </w:pPr>
    </w:p>
    <w:p w14:paraId="79B7297A" w14:textId="3511ADA4" w:rsidR="00A701D4" w:rsidRDefault="00691C53">
      <w:pPr>
        <w:pStyle w:val="BodyText"/>
        <w:ind w:left="160"/>
        <w:rPr>
          <w:ins w:id="125" w:author="Other Author" w:date="2020-12-22T12:03:00Z"/>
          <w:sz w:val="20"/>
        </w:rPr>
      </w:pPr>
      <w:r w:rsidRPr="00691C53">
        <w:rPr>
          <w:noProof/>
          <w:sz w:val="20"/>
        </w:rPr>
        <w:lastRenderedPageBreak/>
        <w:drawing>
          <wp:inline distT="0" distB="0" distL="0" distR="0" wp14:anchorId="023F40C4" wp14:editId="655C8F6D">
            <wp:extent cx="7696200" cy="45262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96875" cy="4526677"/>
                    </a:xfrm>
                    <a:prstGeom prst="rect">
                      <a:avLst/>
                    </a:prstGeom>
                  </pic:spPr>
                </pic:pic>
              </a:graphicData>
            </a:graphic>
          </wp:inline>
        </w:drawing>
      </w:r>
    </w:p>
    <w:p w14:paraId="02BF2E80" w14:textId="77777777" w:rsidR="00A701D4" w:rsidRDefault="00A701D4">
      <w:pPr>
        <w:pStyle w:val="BodyText"/>
        <w:rPr>
          <w:ins w:id="126" w:author="Other Author" w:date="2020-12-22T12:03:00Z"/>
          <w:b/>
          <w:sz w:val="20"/>
        </w:rPr>
      </w:pPr>
    </w:p>
    <w:p w14:paraId="7B679DAB" w14:textId="77777777" w:rsidR="00A701D4" w:rsidRDefault="00A701D4">
      <w:pPr>
        <w:pStyle w:val="BodyText"/>
        <w:rPr>
          <w:ins w:id="127" w:author="Other Author" w:date="2020-12-22T12:03:00Z"/>
          <w:b/>
          <w:sz w:val="20"/>
        </w:rPr>
      </w:pPr>
    </w:p>
    <w:p w14:paraId="511899AA" w14:textId="6A1389A7" w:rsidR="00A701D4" w:rsidRDefault="00A701D4">
      <w:pPr>
        <w:pStyle w:val="BodyText"/>
        <w:spacing w:before="7"/>
        <w:rPr>
          <w:ins w:id="128" w:author="Other Author" w:date="2020-12-22T12:03:00Z"/>
          <w:b/>
          <w:sz w:val="14"/>
        </w:rPr>
      </w:pPr>
    </w:p>
    <w:p w14:paraId="37CBF8EF" w14:textId="2148FA8A" w:rsidR="00A701D4" w:rsidRDefault="00332CC6">
      <w:pPr>
        <w:rPr>
          <w:ins w:id="129" w:author="Other Author" w:date="2020-12-22T12:03:00Z"/>
          <w:sz w:val="14"/>
        </w:rPr>
        <w:sectPr w:rsidR="00A701D4">
          <w:pgSz w:w="11910" w:h="16840"/>
          <w:pgMar w:top="1420" w:right="200" w:bottom="1120" w:left="1280" w:header="0" w:footer="920" w:gutter="0"/>
          <w:cols w:space="720"/>
        </w:sectPr>
      </w:pPr>
      <w:r w:rsidRPr="00332CC6">
        <w:rPr>
          <w:noProof/>
          <w:sz w:val="14"/>
        </w:rPr>
        <w:lastRenderedPageBreak/>
        <w:drawing>
          <wp:inline distT="0" distB="0" distL="0" distR="0" wp14:anchorId="07C03CC1" wp14:editId="2263DB20">
            <wp:extent cx="7132320" cy="5836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132949" cy="5837435"/>
                    </a:xfrm>
                    <a:prstGeom prst="rect">
                      <a:avLst/>
                    </a:prstGeom>
                  </pic:spPr>
                </pic:pic>
              </a:graphicData>
            </a:graphic>
          </wp:inline>
        </w:drawing>
      </w:r>
    </w:p>
    <w:p w14:paraId="257771CB" w14:textId="72552ED7" w:rsidR="00AE4B3E" w:rsidRDefault="00AE4B3E">
      <w:pPr>
        <w:pStyle w:val="BodyText"/>
        <w:rPr>
          <w:del w:id="130" w:author="Other Author" w:date="2020-12-22T12:03:00Z"/>
          <w:b/>
          <w:sz w:val="20"/>
        </w:rPr>
      </w:pPr>
    </w:p>
    <w:p w14:paraId="48F2F3DA" w14:textId="18E336FA" w:rsidR="00AE4B3E" w:rsidRDefault="00E4339B">
      <w:pPr>
        <w:pStyle w:val="BodyText"/>
        <w:rPr>
          <w:del w:id="131" w:author="Other Author" w:date="2020-12-22T12:03:00Z"/>
          <w:b/>
          <w:sz w:val="20"/>
        </w:rPr>
      </w:pPr>
      <w:del w:id="132" w:author="Other Author" w:date="2020-12-22T12:03:00Z">
        <w:r>
          <w:rPr>
            <w:noProof/>
          </w:rPr>
          <mc:AlternateContent>
            <mc:Choice Requires="wps">
              <w:drawing>
                <wp:anchor distT="0" distB="0" distL="114300" distR="114300" simplePos="0" relativeHeight="251668480" behindDoc="0" locked="0" layoutInCell="1" allowOverlap="1" wp14:anchorId="466C85A6" wp14:editId="127E788B">
                  <wp:simplePos x="0" y="0"/>
                  <wp:positionH relativeFrom="column">
                    <wp:posOffset>0</wp:posOffset>
                  </wp:positionH>
                  <wp:positionV relativeFrom="paragraph">
                    <wp:posOffset>0</wp:posOffset>
                  </wp:positionV>
                  <wp:extent cx="10842625" cy="4474210"/>
                  <wp:effectExtent l="0" t="0" r="0" b="0"/>
                  <wp:wrapNone/>
                  <wp:docPr id="18" name="Subtitle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10842625" cy="4474210"/>
                          </a:xfrm>
                          <a:prstGeom prst="rect">
                            <a:avLst/>
                          </a:prstGeom>
                        </wps:spPr>
                        <wps:txbx>
                          <w:txbxContent>
                            <w:p w14:paraId="2D8FE918" w14:textId="77777777" w:rsidR="00402A2B" w:rsidRDefault="00402A2B" w:rsidP="00AE4B3E">
                              <w:pPr>
                                <w:spacing w:before="200" w:line="216" w:lineRule="auto"/>
                                <w:rPr>
                                  <w:del w:id="133" w:author="Other Author" w:date="2020-12-22T12:03:00Z"/>
                                  <w:sz w:val="24"/>
                                  <w:szCs w:val="24"/>
                                </w:rPr>
                              </w:pPr>
                              <w:del w:id="134" w:author="Other Author" w:date="2020-12-22T12:03:00Z">
                                <w:r w:rsidRPr="00AE4B3E">
                                  <w:rPr>
                                    <w:rFonts w:asciiTheme="minorHAnsi" w:hAnsi="Calibri" w:cstheme="minorBidi"/>
                                    <w:color w:val="000000" w:themeColor="text1"/>
                                    <w:kern w:val="24"/>
                                    <w:sz w:val="40"/>
                                    <w:szCs w:val="40"/>
                                  </w:rPr>
                                  <w:delText>USER:                                         OTHER USERS:</w:delText>
                                </w:r>
                              </w:del>
                            </w:p>
                            <w:p w14:paraId="04EE15D7" w14:textId="77777777" w:rsidR="00402A2B" w:rsidRDefault="00402A2B" w:rsidP="00AE4B3E">
                              <w:pPr>
                                <w:spacing w:before="200" w:line="216" w:lineRule="auto"/>
                                <w:rPr>
                                  <w:del w:id="135" w:author="Other Author" w:date="2020-12-22T12:03:00Z"/>
                                </w:rPr>
                              </w:pPr>
                              <w:del w:id="136" w:author="Other Author" w:date="2020-12-22T12:03:00Z">
                                <w:r w:rsidRPr="00AE4B3E">
                                  <w:rPr>
                                    <w:rFonts w:asciiTheme="minorHAnsi" w:hAnsi="Calibri" w:cstheme="minorBidi"/>
                                    <w:color w:val="000000" w:themeColor="text1"/>
                                    <w:kern w:val="24"/>
                                    <w:sz w:val="40"/>
                                    <w:szCs w:val="40"/>
                                  </w:rPr>
                                  <w:delText>1.View Calender                        1.View Calender</w:delText>
                                </w:r>
                              </w:del>
                            </w:p>
                            <w:p w14:paraId="3CC87D99" w14:textId="77777777" w:rsidR="00402A2B" w:rsidRDefault="00402A2B" w:rsidP="00AE4B3E">
                              <w:pPr>
                                <w:spacing w:before="200" w:line="216" w:lineRule="auto"/>
                                <w:rPr>
                                  <w:del w:id="137" w:author="Other Author" w:date="2020-12-22T12:03:00Z"/>
                                </w:rPr>
                              </w:pPr>
                              <w:del w:id="138" w:author="Other Author" w:date="2020-12-22T12:03:00Z">
                                <w:r w:rsidRPr="00AE4B3E">
                                  <w:rPr>
                                    <w:rFonts w:asciiTheme="minorHAnsi" w:hAnsi="Calibri" w:cstheme="minorBidi"/>
                                    <w:color w:val="000000" w:themeColor="text1"/>
                                    <w:kern w:val="24"/>
                                    <w:sz w:val="40"/>
                                    <w:szCs w:val="40"/>
                                  </w:rPr>
                                  <w:delText>2.View Diary</w:delText>
                                </w:r>
                              </w:del>
                            </w:p>
                            <w:p w14:paraId="72871BAA" w14:textId="77777777" w:rsidR="00402A2B" w:rsidRDefault="00402A2B" w:rsidP="00AE4B3E">
                              <w:pPr>
                                <w:spacing w:before="200" w:line="216" w:lineRule="auto"/>
                                <w:rPr>
                                  <w:del w:id="139" w:author="Other Author" w:date="2020-12-22T12:03:00Z"/>
                                </w:rPr>
                              </w:pPr>
                              <w:del w:id="140" w:author="Other Author" w:date="2020-12-22T12:03:00Z">
                                <w:r w:rsidRPr="00AE4B3E">
                                  <w:rPr>
                                    <w:rFonts w:asciiTheme="minorHAnsi" w:hAnsi="Calibri" w:cstheme="minorBidi"/>
                                    <w:color w:val="000000" w:themeColor="text1"/>
                                    <w:kern w:val="24"/>
                                    <w:sz w:val="40"/>
                                    <w:szCs w:val="40"/>
                                  </w:rPr>
                                  <w:delText>3.Edit Diary                                 DIARY DATABASE:</w:delText>
                                </w:r>
                              </w:del>
                            </w:p>
                            <w:p w14:paraId="443D34BB" w14:textId="77777777" w:rsidR="00402A2B" w:rsidRDefault="00402A2B" w:rsidP="00AE4B3E">
                              <w:pPr>
                                <w:spacing w:before="200" w:line="216" w:lineRule="auto"/>
                                <w:rPr>
                                  <w:del w:id="141" w:author="Other Author" w:date="2020-12-22T12:03:00Z"/>
                                </w:rPr>
                              </w:pPr>
                              <w:del w:id="142" w:author="Other Author" w:date="2020-12-22T12:03:00Z">
                                <w:r w:rsidRPr="00AE4B3E">
                                  <w:rPr>
                                    <w:rFonts w:asciiTheme="minorHAnsi" w:hAnsi="Calibri" w:cstheme="minorBidi"/>
                                    <w:color w:val="000000" w:themeColor="text1"/>
                                    <w:kern w:val="24"/>
                                    <w:sz w:val="40"/>
                                    <w:szCs w:val="40"/>
                                  </w:rPr>
                                  <w:delText>4.Add Diary                                 1.View Dairy</w:delText>
                                </w:r>
                              </w:del>
                            </w:p>
                            <w:p w14:paraId="7B1CBA07" w14:textId="77777777" w:rsidR="00402A2B" w:rsidRDefault="00402A2B" w:rsidP="00AE4B3E">
                              <w:pPr>
                                <w:spacing w:before="200" w:line="216" w:lineRule="auto"/>
                                <w:rPr>
                                  <w:del w:id="143" w:author="Other Author" w:date="2020-12-22T12:03:00Z"/>
                                </w:rPr>
                              </w:pPr>
                              <w:del w:id="144" w:author="Other Author" w:date="2020-12-22T12:03:00Z">
                                <w:r w:rsidRPr="00AE4B3E">
                                  <w:rPr>
                                    <w:rFonts w:asciiTheme="minorHAnsi" w:hAnsi="Calibri" w:cstheme="minorBidi"/>
                                    <w:color w:val="000000" w:themeColor="text1"/>
                                    <w:kern w:val="24"/>
                                    <w:sz w:val="40"/>
                                    <w:szCs w:val="40"/>
                                  </w:rPr>
                                  <w:delText>5.Delete Diary                             2.Edit Dairy</w:delText>
                                </w:r>
                              </w:del>
                            </w:p>
                            <w:p w14:paraId="1819A56B" w14:textId="77777777" w:rsidR="00402A2B" w:rsidRDefault="00402A2B" w:rsidP="00AE4B3E">
                              <w:pPr>
                                <w:spacing w:before="200" w:line="216" w:lineRule="auto"/>
                                <w:rPr>
                                  <w:del w:id="145" w:author="Other Author" w:date="2020-12-22T12:03:00Z"/>
                                </w:rPr>
                              </w:pPr>
                              <w:del w:id="146" w:author="Other Author" w:date="2020-12-22T12:03:00Z">
                                <w:r w:rsidRPr="00AE4B3E">
                                  <w:rPr>
                                    <w:rFonts w:asciiTheme="minorHAnsi" w:hAnsi="Calibri" w:cstheme="minorBidi"/>
                                    <w:color w:val="000000" w:themeColor="text1"/>
                                    <w:kern w:val="24"/>
                                    <w:sz w:val="40"/>
                                    <w:szCs w:val="40"/>
                                  </w:rPr>
                                  <w:delText>6.Change Password                    3.Add Dairy</w:delText>
                                </w:r>
                              </w:del>
                            </w:p>
                          </w:txbxContent>
                        </wps:txbx>
                        <wps:bodyPr vert="horz" lIns="91440" tIns="45720" rIns="91440" bIns="45720" rtlCol="0" anchor="t">
                          <a:normAutofit/>
                        </wps:bodyPr>
                      </wps:wsp>
                    </a:graphicData>
                  </a:graphic>
                  <wp14:sizeRelH relativeFrom="page">
                    <wp14:pctWidth>0</wp14:pctWidth>
                  </wp14:sizeRelH>
                  <wp14:sizeRelV relativeFrom="page">
                    <wp14:pctHeight>0</wp14:pctHeight>
                  </wp14:sizeRelV>
                </wp:anchor>
              </w:drawing>
            </mc:Choice>
            <mc:Fallback>
              <w:pict>
                <v:rect w14:anchorId="466C85A6" id="_x0000_s1027" style="position:absolute;margin-left:0;margin-top:0;width:853.75pt;height:352.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" filled="f" stroked="f">
                  <o:lock v:ext="edit" grouping="t"/>
                  <v:textbox>
                    <w:txbxContent>
                      <w:p w14:paraId="2D8FE918" w14:textId="77777777" w:rsidR="00402A2B" w:rsidRDefault="00402A2B" w:rsidP="00AE4B3E">
                        <w:pPr>
                          <w:spacing w:before="200" w:line="216" w:lineRule="auto"/>
                          <w:rPr>
                            <w:del w:id="147" w:author="Other Author" w:date="2020-12-22T12:03:00Z"/>
                            <w:sz w:val="24"/>
                            <w:szCs w:val="24"/>
                          </w:rPr>
                        </w:pPr>
                        <w:del w:id="148" w:author="Other Author" w:date="2020-12-22T12:03:00Z">
                          <w:r w:rsidRPr="00AE4B3E">
                            <w:rPr>
                              <w:rFonts w:asciiTheme="minorHAnsi" w:hAnsi="Calibri" w:cstheme="minorBidi"/>
                              <w:color w:val="000000" w:themeColor="text1"/>
                              <w:kern w:val="24"/>
                              <w:sz w:val="40"/>
                              <w:szCs w:val="40"/>
                            </w:rPr>
                            <w:delText>USER:                                         OTHER USERS:</w:delText>
                          </w:r>
                        </w:del>
                      </w:p>
                      <w:p w14:paraId="04EE15D7" w14:textId="77777777" w:rsidR="00402A2B" w:rsidRDefault="00402A2B" w:rsidP="00AE4B3E">
                        <w:pPr>
                          <w:spacing w:before="200" w:line="216" w:lineRule="auto"/>
                          <w:rPr>
                            <w:del w:id="149" w:author="Other Author" w:date="2020-12-22T12:03:00Z"/>
                          </w:rPr>
                        </w:pPr>
                        <w:del w:id="150" w:author="Other Author" w:date="2020-12-22T12:03:00Z">
                          <w:r w:rsidRPr="00AE4B3E">
                            <w:rPr>
                              <w:rFonts w:asciiTheme="minorHAnsi" w:hAnsi="Calibri" w:cstheme="minorBidi"/>
                              <w:color w:val="000000" w:themeColor="text1"/>
                              <w:kern w:val="24"/>
                              <w:sz w:val="40"/>
                              <w:szCs w:val="40"/>
                            </w:rPr>
                            <w:delText>1.View Calender                        1.View Calender</w:delText>
                          </w:r>
                        </w:del>
                      </w:p>
                      <w:p w14:paraId="3CC87D99" w14:textId="77777777" w:rsidR="00402A2B" w:rsidRDefault="00402A2B" w:rsidP="00AE4B3E">
                        <w:pPr>
                          <w:spacing w:before="200" w:line="216" w:lineRule="auto"/>
                          <w:rPr>
                            <w:del w:id="151" w:author="Other Author" w:date="2020-12-22T12:03:00Z"/>
                          </w:rPr>
                        </w:pPr>
                        <w:del w:id="152" w:author="Other Author" w:date="2020-12-22T12:03:00Z">
                          <w:r w:rsidRPr="00AE4B3E">
                            <w:rPr>
                              <w:rFonts w:asciiTheme="minorHAnsi" w:hAnsi="Calibri" w:cstheme="minorBidi"/>
                              <w:color w:val="000000" w:themeColor="text1"/>
                              <w:kern w:val="24"/>
                              <w:sz w:val="40"/>
                              <w:szCs w:val="40"/>
                            </w:rPr>
                            <w:delText>2.View Diary</w:delText>
                          </w:r>
                        </w:del>
                      </w:p>
                      <w:p w14:paraId="72871BAA" w14:textId="77777777" w:rsidR="00402A2B" w:rsidRDefault="00402A2B" w:rsidP="00AE4B3E">
                        <w:pPr>
                          <w:spacing w:before="200" w:line="216" w:lineRule="auto"/>
                          <w:rPr>
                            <w:del w:id="153" w:author="Other Author" w:date="2020-12-22T12:03:00Z"/>
                          </w:rPr>
                        </w:pPr>
                        <w:del w:id="154" w:author="Other Author" w:date="2020-12-22T12:03:00Z">
                          <w:r w:rsidRPr="00AE4B3E">
                            <w:rPr>
                              <w:rFonts w:asciiTheme="minorHAnsi" w:hAnsi="Calibri" w:cstheme="minorBidi"/>
                              <w:color w:val="000000" w:themeColor="text1"/>
                              <w:kern w:val="24"/>
                              <w:sz w:val="40"/>
                              <w:szCs w:val="40"/>
                            </w:rPr>
                            <w:delText>3.Edit Diary                                 DIARY DATABASE:</w:delText>
                          </w:r>
                        </w:del>
                      </w:p>
                      <w:p w14:paraId="443D34BB" w14:textId="77777777" w:rsidR="00402A2B" w:rsidRDefault="00402A2B" w:rsidP="00AE4B3E">
                        <w:pPr>
                          <w:spacing w:before="200" w:line="216" w:lineRule="auto"/>
                          <w:rPr>
                            <w:del w:id="155" w:author="Other Author" w:date="2020-12-22T12:03:00Z"/>
                          </w:rPr>
                        </w:pPr>
                        <w:del w:id="156" w:author="Other Author" w:date="2020-12-22T12:03:00Z">
                          <w:r w:rsidRPr="00AE4B3E">
                            <w:rPr>
                              <w:rFonts w:asciiTheme="minorHAnsi" w:hAnsi="Calibri" w:cstheme="minorBidi"/>
                              <w:color w:val="000000" w:themeColor="text1"/>
                              <w:kern w:val="24"/>
                              <w:sz w:val="40"/>
                              <w:szCs w:val="40"/>
                            </w:rPr>
                            <w:delText>4.Add Diary                                 1.View Dairy</w:delText>
                          </w:r>
                        </w:del>
                      </w:p>
                      <w:p w14:paraId="7B1CBA07" w14:textId="77777777" w:rsidR="00402A2B" w:rsidRDefault="00402A2B" w:rsidP="00AE4B3E">
                        <w:pPr>
                          <w:spacing w:before="200" w:line="216" w:lineRule="auto"/>
                          <w:rPr>
                            <w:del w:id="157" w:author="Other Author" w:date="2020-12-22T12:03:00Z"/>
                          </w:rPr>
                        </w:pPr>
                        <w:del w:id="158" w:author="Other Author" w:date="2020-12-22T12:03:00Z">
                          <w:r w:rsidRPr="00AE4B3E">
                            <w:rPr>
                              <w:rFonts w:asciiTheme="minorHAnsi" w:hAnsi="Calibri" w:cstheme="minorBidi"/>
                              <w:color w:val="000000" w:themeColor="text1"/>
                              <w:kern w:val="24"/>
                              <w:sz w:val="40"/>
                              <w:szCs w:val="40"/>
                            </w:rPr>
                            <w:delText>5.Delete Diary                             2.Edit Dairy</w:delText>
                          </w:r>
                        </w:del>
                      </w:p>
                      <w:p w14:paraId="1819A56B" w14:textId="77777777" w:rsidR="00402A2B" w:rsidRDefault="00402A2B" w:rsidP="00AE4B3E">
                        <w:pPr>
                          <w:spacing w:before="200" w:line="216" w:lineRule="auto"/>
                          <w:rPr>
                            <w:del w:id="159" w:author="Other Author" w:date="2020-12-22T12:03:00Z"/>
                          </w:rPr>
                        </w:pPr>
                        <w:del w:id="160" w:author="Other Author" w:date="2020-12-22T12:03:00Z">
                          <w:r w:rsidRPr="00AE4B3E">
                            <w:rPr>
                              <w:rFonts w:asciiTheme="minorHAnsi" w:hAnsi="Calibri" w:cstheme="minorBidi"/>
                              <w:color w:val="000000" w:themeColor="text1"/>
                              <w:kern w:val="24"/>
                              <w:sz w:val="40"/>
                              <w:szCs w:val="40"/>
                            </w:rPr>
                            <w:delText>6.Change Password                    3.Add Dairy</w:delText>
                          </w:r>
                        </w:del>
                      </w:p>
                    </w:txbxContent>
                  </v:textbox>
                </v:rect>
              </w:pict>
            </mc:Fallback>
          </mc:AlternateContent>
        </w:r>
      </w:del>
    </w:p>
    <w:p w14:paraId="2ED077AF" w14:textId="0E8C340B" w:rsidR="00AE4B3E" w:rsidRDefault="00AE4B3E">
      <w:pPr>
        <w:pStyle w:val="BodyText"/>
        <w:rPr>
          <w:del w:id="161" w:author="Other Author" w:date="2020-12-22T12:03:00Z"/>
          <w:b/>
          <w:sz w:val="20"/>
        </w:rPr>
      </w:pPr>
    </w:p>
    <w:p w14:paraId="33B537B4" w14:textId="4A26C696" w:rsidR="00AE4B3E" w:rsidRDefault="00AE4B3E">
      <w:pPr>
        <w:pStyle w:val="BodyText"/>
        <w:rPr>
          <w:del w:id="162" w:author="Other Author" w:date="2020-12-22T12:03:00Z"/>
          <w:b/>
          <w:sz w:val="20"/>
        </w:rPr>
      </w:pPr>
    </w:p>
    <w:p w14:paraId="4C9D4C4C" w14:textId="4984D75A" w:rsidR="00AE4B3E" w:rsidRDefault="00AE4B3E">
      <w:pPr>
        <w:pStyle w:val="BodyText"/>
        <w:rPr>
          <w:del w:id="163" w:author="Other Author" w:date="2020-12-22T12:03:00Z"/>
          <w:b/>
          <w:sz w:val="20"/>
        </w:rPr>
      </w:pPr>
    </w:p>
    <w:p w14:paraId="08466613" w14:textId="0FC69A3B" w:rsidR="00AE4B3E" w:rsidRDefault="00AE4B3E">
      <w:pPr>
        <w:pStyle w:val="BodyText"/>
        <w:rPr>
          <w:del w:id="164" w:author="Other Author" w:date="2020-12-22T12:03:00Z"/>
          <w:b/>
          <w:sz w:val="20"/>
        </w:rPr>
      </w:pPr>
    </w:p>
    <w:p w14:paraId="51178D2B" w14:textId="0F8F8C42" w:rsidR="00AE4B3E" w:rsidRDefault="00AE4B3E">
      <w:pPr>
        <w:pStyle w:val="BodyText"/>
        <w:rPr>
          <w:del w:id="165" w:author="Other Author" w:date="2020-12-22T12:03:00Z"/>
          <w:b/>
          <w:sz w:val="20"/>
        </w:rPr>
      </w:pPr>
    </w:p>
    <w:p w14:paraId="11046718" w14:textId="70F3B026" w:rsidR="00AE4B3E" w:rsidRDefault="00AE4B3E">
      <w:pPr>
        <w:pStyle w:val="BodyText"/>
        <w:rPr>
          <w:del w:id="166" w:author="Other Author" w:date="2020-12-22T12:03:00Z"/>
          <w:b/>
          <w:sz w:val="20"/>
        </w:rPr>
      </w:pPr>
    </w:p>
    <w:p w14:paraId="4FB996FE" w14:textId="1DE26B69" w:rsidR="00AE4B3E" w:rsidRDefault="00AE4B3E">
      <w:pPr>
        <w:pStyle w:val="BodyText"/>
        <w:rPr>
          <w:del w:id="167" w:author="Other Author" w:date="2020-12-22T12:03:00Z"/>
          <w:b/>
          <w:sz w:val="20"/>
        </w:rPr>
      </w:pPr>
    </w:p>
    <w:p w14:paraId="123F6C85" w14:textId="2632E7D6" w:rsidR="00AE4B3E" w:rsidRDefault="00AE4B3E">
      <w:pPr>
        <w:pStyle w:val="BodyText"/>
        <w:rPr>
          <w:del w:id="168" w:author="Other Author" w:date="2020-12-22T12:03:00Z"/>
          <w:b/>
          <w:sz w:val="20"/>
        </w:rPr>
      </w:pPr>
    </w:p>
    <w:p w14:paraId="09F4B518" w14:textId="0BD3FD9D" w:rsidR="00AE4B3E" w:rsidRDefault="00AE4B3E">
      <w:pPr>
        <w:pStyle w:val="BodyText"/>
        <w:rPr>
          <w:del w:id="169" w:author="Other Author" w:date="2020-12-22T12:03:00Z"/>
          <w:b/>
          <w:sz w:val="20"/>
        </w:rPr>
      </w:pPr>
    </w:p>
    <w:p w14:paraId="5EB523BC" w14:textId="6628C9DF" w:rsidR="00AE4B3E" w:rsidRDefault="00AE4B3E">
      <w:pPr>
        <w:pStyle w:val="BodyText"/>
        <w:rPr>
          <w:del w:id="170" w:author="Other Author" w:date="2020-12-22T12:03:00Z"/>
          <w:b/>
          <w:sz w:val="20"/>
        </w:rPr>
      </w:pPr>
    </w:p>
    <w:p w14:paraId="45D56367" w14:textId="265335C5" w:rsidR="00AE4B3E" w:rsidRDefault="00AE4B3E">
      <w:pPr>
        <w:pStyle w:val="BodyText"/>
        <w:rPr>
          <w:del w:id="171" w:author="Other Author" w:date="2020-12-22T12:03:00Z"/>
          <w:b/>
          <w:sz w:val="20"/>
        </w:rPr>
      </w:pPr>
    </w:p>
    <w:p w14:paraId="614287C1" w14:textId="505ED200" w:rsidR="00AE4B3E" w:rsidRDefault="00AE4B3E">
      <w:pPr>
        <w:pStyle w:val="BodyText"/>
        <w:rPr>
          <w:del w:id="172" w:author="Other Author" w:date="2020-12-22T12:03:00Z"/>
          <w:b/>
          <w:sz w:val="20"/>
        </w:rPr>
      </w:pPr>
    </w:p>
    <w:p w14:paraId="60AB3080" w14:textId="22708AEC" w:rsidR="00AE4B3E" w:rsidRDefault="00AE4B3E">
      <w:pPr>
        <w:pStyle w:val="BodyText"/>
        <w:rPr>
          <w:del w:id="173" w:author="Other Author" w:date="2020-12-22T12:03:00Z"/>
          <w:b/>
          <w:sz w:val="20"/>
        </w:rPr>
      </w:pPr>
    </w:p>
    <w:p w14:paraId="528E5334" w14:textId="391AD911" w:rsidR="00AE4B3E" w:rsidRDefault="00AE4B3E">
      <w:pPr>
        <w:pStyle w:val="BodyText"/>
        <w:rPr>
          <w:del w:id="174" w:author="Other Author" w:date="2020-12-22T12:03:00Z"/>
          <w:b/>
          <w:sz w:val="20"/>
        </w:rPr>
      </w:pPr>
    </w:p>
    <w:p w14:paraId="56063F96" w14:textId="48C2323C" w:rsidR="00AE4B3E" w:rsidRDefault="00AE4B3E">
      <w:pPr>
        <w:pStyle w:val="BodyText"/>
        <w:rPr>
          <w:del w:id="175" w:author="Other Author" w:date="2020-12-22T12:03:00Z"/>
          <w:b/>
          <w:sz w:val="20"/>
        </w:rPr>
      </w:pPr>
    </w:p>
    <w:p w14:paraId="5D0E1258" w14:textId="7FE29F0B" w:rsidR="00AE4B3E" w:rsidRDefault="00AE4B3E">
      <w:pPr>
        <w:pStyle w:val="BodyText"/>
        <w:rPr>
          <w:del w:id="176" w:author="Other Author" w:date="2020-12-22T12:03:00Z"/>
          <w:b/>
          <w:sz w:val="20"/>
        </w:rPr>
      </w:pPr>
    </w:p>
    <w:p w14:paraId="33FC6A79" w14:textId="758D78FF" w:rsidR="00AE4B3E" w:rsidRDefault="00AE4B3E">
      <w:pPr>
        <w:pStyle w:val="BodyText"/>
        <w:rPr>
          <w:del w:id="177" w:author="Other Author" w:date="2020-12-22T12:03:00Z"/>
          <w:b/>
          <w:sz w:val="20"/>
        </w:rPr>
      </w:pPr>
    </w:p>
    <w:p w14:paraId="4F67D50F" w14:textId="5D657531" w:rsidR="00AE4B3E" w:rsidRDefault="00AE4B3E">
      <w:pPr>
        <w:pStyle w:val="BodyText"/>
        <w:rPr>
          <w:del w:id="178" w:author="Other Author" w:date="2020-12-22T12:03:00Z"/>
          <w:b/>
          <w:sz w:val="20"/>
        </w:rPr>
      </w:pPr>
    </w:p>
    <w:p w14:paraId="184DC35A" w14:textId="7A4C1268" w:rsidR="00AE4B3E" w:rsidRDefault="00AE4B3E">
      <w:pPr>
        <w:pStyle w:val="BodyText"/>
        <w:rPr>
          <w:del w:id="179" w:author="Other Author" w:date="2020-12-22T12:03:00Z"/>
          <w:b/>
          <w:sz w:val="20"/>
        </w:rPr>
      </w:pPr>
    </w:p>
    <w:p w14:paraId="536B2142" w14:textId="4FE7B605" w:rsidR="00AE4B3E" w:rsidRDefault="00AE4B3E">
      <w:pPr>
        <w:pStyle w:val="BodyText"/>
        <w:rPr>
          <w:del w:id="180" w:author="Other Author" w:date="2020-12-22T12:03:00Z"/>
          <w:b/>
          <w:sz w:val="20"/>
        </w:rPr>
      </w:pPr>
    </w:p>
    <w:p w14:paraId="073EBDE1" w14:textId="0D070EF9" w:rsidR="00AE4B3E" w:rsidRDefault="00AE4B3E">
      <w:pPr>
        <w:pStyle w:val="BodyText"/>
        <w:rPr>
          <w:del w:id="181" w:author="Other Author" w:date="2020-12-22T12:03:00Z"/>
          <w:b/>
          <w:sz w:val="20"/>
        </w:rPr>
      </w:pPr>
    </w:p>
    <w:p w14:paraId="62D61CB4" w14:textId="4B1812B6" w:rsidR="00AE4B3E" w:rsidRDefault="00AE4B3E">
      <w:pPr>
        <w:pStyle w:val="BodyText"/>
        <w:rPr>
          <w:del w:id="182" w:author="Other Author" w:date="2020-12-22T12:03:00Z"/>
          <w:b/>
          <w:sz w:val="20"/>
        </w:rPr>
      </w:pPr>
    </w:p>
    <w:p w14:paraId="7592AA7A" w14:textId="16A30CC6" w:rsidR="00AE4B3E" w:rsidRDefault="00AE4B3E">
      <w:pPr>
        <w:pStyle w:val="BodyText"/>
        <w:rPr>
          <w:del w:id="183" w:author="Other Author" w:date="2020-12-22T12:03:00Z"/>
          <w:b/>
          <w:sz w:val="20"/>
        </w:rPr>
      </w:pPr>
    </w:p>
    <w:p w14:paraId="082DC48D" w14:textId="5EDA06AC" w:rsidR="00AE4B3E" w:rsidRDefault="00AE4B3E">
      <w:pPr>
        <w:pStyle w:val="BodyText"/>
        <w:rPr>
          <w:del w:id="184" w:author="Other Author" w:date="2020-12-22T12:03:00Z"/>
          <w:b/>
          <w:sz w:val="20"/>
        </w:rPr>
      </w:pPr>
    </w:p>
    <w:p w14:paraId="6D3EF030" w14:textId="22915D5F" w:rsidR="00AE4B3E" w:rsidRDefault="00AE4B3E">
      <w:pPr>
        <w:pStyle w:val="BodyText"/>
        <w:rPr>
          <w:del w:id="185" w:author="Other Author" w:date="2020-12-22T12:03:00Z"/>
          <w:b/>
          <w:sz w:val="20"/>
        </w:rPr>
      </w:pPr>
    </w:p>
    <w:p w14:paraId="3DB7C9C6" w14:textId="272B332F" w:rsidR="00AE4B3E" w:rsidRDefault="00AE4B3E">
      <w:pPr>
        <w:pStyle w:val="BodyText"/>
        <w:rPr>
          <w:del w:id="186" w:author="Other Author" w:date="2020-12-22T12:03:00Z"/>
          <w:b/>
          <w:sz w:val="20"/>
        </w:rPr>
      </w:pPr>
      <w:del w:id="187" w:author="Other Author" w:date="2020-12-22T12:03:00Z">
        <w:r>
          <w:rPr>
            <w:noProof/>
          </w:rPr>
          <w:drawing>
            <wp:inline distT="0" distB="0" distL="0" distR="0" wp14:anchorId="3F574C98" wp14:editId="65D0E3BE">
              <wp:extent cx="6623050" cy="3724910"/>
              <wp:effectExtent l="0" t="0" r="0" b="0"/>
              <wp:docPr id="5" name="Content Placeholder 4" descr="Diagram&#10;&#10;Description automatically generated">
                <a:extLst xmlns:a="http://schemas.openxmlformats.org/drawingml/2006/main">
                  <a:ext uri="{FF2B5EF4-FFF2-40B4-BE49-F238E27FC236}">
                    <a16:creationId xmlns:a16="http://schemas.microsoft.com/office/drawing/2014/main" id="{84DD3C53-2EDF-4BA5-8112-F9E92943AD0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Diagram&#10;&#10;Description automatically generated">
                        <a:extLst>
                          <a:ext uri="{FF2B5EF4-FFF2-40B4-BE49-F238E27FC236}">
                            <a16:creationId xmlns:a16="http://schemas.microsoft.com/office/drawing/2014/main" id="{84DD3C53-2EDF-4BA5-8112-F9E92943AD01}"/>
                          </a:ext>
                        </a:extLst>
                      </pic:cNvPr>
                      <pic:cNvPicPr>
                        <a:picLocks noGrp="1" noChangeAspect="1"/>
                      </pic:cNvPicPr>
                    </pic:nvPicPr>
                    <pic:blipFill rotWithShape="1">
                      <a:blip r:embed="rId18">
                        <a:extLst>
                          <a:ext uri="{28A0092B-C50C-407E-A947-70E740481C1C}">
                            <a14:useLocalDpi xmlns:a14="http://schemas.microsoft.com/office/drawing/2010/main" val="0"/>
                          </a:ext>
                        </a:extLst>
                      </a:blip>
                      <a:srcRect l="7065" r="16477" b="1"/>
                      <a:stretch/>
                    </pic:blipFill>
                    <pic:spPr>
                      <a:xfrm>
                        <a:off x="0" y="0"/>
                        <a:ext cx="6623050" cy="3724910"/>
                      </a:xfrm>
                      <a:prstGeom prst="rect">
                        <a:avLst/>
                      </a:prstGeom>
                    </pic:spPr>
                  </pic:pic>
                </a:graphicData>
              </a:graphic>
            </wp:inline>
          </w:drawing>
        </w:r>
      </w:del>
    </w:p>
    <w:p w14:paraId="62073C06" w14:textId="4A96ADF6" w:rsidR="00AE4B3E" w:rsidRDefault="00AE4B3E">
      <w:pPr>
        <w:pStyle w:val="BodyText"/>
        <w:rPr>
          <w:del w:id="188" w:author="Other Author" w:date="2020-12-22T12:03:00Z"/>
          <w:b/>
          <w:sz w:val="20"/>
        </w:rPr>
      </w:pPr>
    </w:p>
    <w:p w14:paraId="119C92E8" w14:textId="3EBC8E45" w:rsidR="00AE4B3E" w:rsidRDefault="00AE4B3E">
      <w:pPr>
        <w:pStyle w:val="BodyText"/>
        <w:rPr>
          <w:del w:id="189" w:author="Other Author" w:date="2020-12-22T12:03:00Z"/>
          <w:b/>
          <w:sz w:val="20"/>
        </w:rPr>
      </w:pPr>
    </w:p>
    <w:p w14:paraId="62AACB8D" w14:textId="77777777" w:rsidR="00AE4B3E" w:rsidRDefault="00AE4B3E">
      <w:pPr>
        <w:pStyle w:val="BodyText"/>
        <w:rPr>
          <w:del w:id="190" w:author="Other Author" w:date="2020-12-22T12:03:00Z"/>
          <w:b/>
          <w:sz w:val="20"/>
        </w:rPr>
      </w:pPr>
    </w:p>
    <w:p w14:paraId="72E00863" w14:textId="61173B7D" w:rsidR="001153A2" w:rsidRDefault="00E4339B">
      <w:pPr>
        <w:pStyle w:val="BodyText"/>
        <w:rPr>
          <w:del w:id="191" w:author="Other Author" w:date="2020-12-22T12:03:00Z"/>
          <w:b/>
          <w:sz w:val="20"/>
        </w:rPr>
      </w:pPr>
      <w:del w:id="192" w:author="Other Author" w:date="2020-12-22T12:03:00Z">
        <w:r>
          <w:rPr>
            <w:noProof/>
          </w:rPr>
          <mc:AlternateContent>
            <mc:Choice Requires="wps">
              <w:drawing>
                <wp:anchor distT="0" distB="0" distL="114300" distR="114300" simplePos="0" relativeHeight="251670528" behindDoc="0" locked="0" layoutInCell="1" allowOverlap="1" wp14:anchorId="46D626B1" wp14:editId="17BDA2B2">
                  <wp:simplePos x="0" y="0"/>
                  <wp:positionH relativeFrom="column">
                    <wp:posOffset>0</wp:posOffset>
                  </wp:positionH>
                  <wp:positionV relativeFrom="paragraph">
                    <wp:posOffset>0</wp:posOffset>
                  </wp:positionV>
                  <wp:extent cx="7429500" cy="3241675"/>
                  <wp:effectExtent l="0" t="0" r="0" b="0"/>
                  <wp:wrapNone/>
                  <wp:docPr id="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0" cy="3241675"/>
                          </a:xfrm>
                          <a:prstGeom prst="rect">
                            <a:avLst/>
                          </a:prstGeom>
                          <a:noFill/>
                          <a:ln>
                            <a:noFill/>
                          </a:ln>
                          <a:effectLst/>
                        </wps:spPr>
                        <wps:txbx>
                          <w:txbxContent>
                            <w:p w14:paraId="3264783F" w14:textId="77777777" w:rsidR="00402A2B" w:rsidRDefault="00402A2B" w:rsidP="000B7021">
                              <w:pPr>
                                <w:spacing w:line="560" w:lineRule="exact"/>
                                <w:rPr>
                                  <w:del w:id="193" w:author="Other Author" w:date="2020-12-22T12:03:00Z"/>
                                  <w:sz w:val="24"/>
                                  <w:szCs w:val="24"/>
                                </w:rPr>
                              </w:pPr>
                              <w:del w:id="194" w:author="Other Author" w:date="2020-12-22T12:03:00Z">
                                <w:r w:rsidRPr="000B7021">
                                  <w:rPr>
                                    <w:rFonts w:cstheme="minorBidi"/>
                                    <w:color w:val="000000" w:themeColor="text1"/>
                                    <w:kern w:val="24"/>
                                    <w:sz w:val="28"/>
                                    <w:szCs w:val="28"/>
                                  </w:rPr>
                                  <w:delText>Use Case ID: UC01</w:delText>
                                </w:r>
                              </w:del>
                            </w:p>
                            <w:p w14:paraId="5365DCA8" w14:textId="77777777" w:rsidR="00402A2B" w:rsidRDefault="00402A2B" w:rsidP="000B7021">
                              <w:pPr>
                                <w:spacing w:line="560" w:lineRule="exact"/>
                                <w:rPr>
                                  <w:del w:id="195" w:author="Other Author" w:date="2020-12-22T12:03:00Z"/>
                                </w:rPr>
                              </w:pPr>
                              <w:del w:id="196" w:author="Other Author" w:date="2020-12-22T12:03:00Z">
                                <w:r w:rsidRPr="000B7021">
                                  <w:rPr>
                                    <w:rFonts w:cstheme="minorBidi"/>
                                    <w:color w:val="000000" w:themeColor="text1"/>
                                    <w:kern w:val="24"/>
                                    <w:sz w:val="28"/>
                                    <w:szCs w:val="28"/>
                                  </w:rPr>
                                  <w:delText>Name: View calender</w:delText>
                                </w:r>
                              </w:del>
                            </w:p>
                            <w:p w14:paraId="05CEF5B9" w14:textId="77777777" w:rsidR="00402A2B" w:rsidRDefault="00402A2B" w:rsidP="000B7021">
                              <w:pPr>
                                <w:spacing w:line="560" w:lineRule="exact"/>
                                <w:rPr>
                                  <w:del w:id="197" w:author="Other Author" w:date="2020-12-22T12:03:00Z"/>
                                </w:rPr>
                              </w:pPr>
                              <w:del w:id="198" w:author="Other Author" w:date="2020-12-22T12:03:00Z">
                                <w:r w:rsidRPr="000B7021">
                                  <w:rPr>
                                    <w:rFonts w:cstheme="minorBidi"/>
                                    <w:color w:val="000000" w:themeColor="text1"/>
                                    <w:kern w:val="24"/>
                                    <w:sz w:val="28"/>
                                    <w:szCs w:val="28"/>
                                  </w:rPr>
                                  <w:delText>Actors: User</w:delText>
                                </w:r>
                              </w:del>
                            </w:p>
                            <w:p w14:paraId="6FB561C4" w14:textId="77777777" w:rsidR="00402A2B" w:rsidRDefault="00402A2B" w:rsidP="000B7021">
                              <w:pPr>
                                <w:spacing w:line="560" w:lineRule="exact"/>
                                <w:rPr>
                                  <w:del w:id="199" w:author="Other Author" w:date="2020-12-22T12:03:00Z"/>
                                </w:rPr>
                              </w:pPr>
                              <w:del w:id="200" w:author="Other Author" w:date="2020-12-22T12:03:00Z">
                                <w:r w:rsidRPr="000B7021">
                                  <w:rPr>
                                    <w:rFonts w:cstheme="minorBidi"/>
                                    <w:color w:val="000000" w:themeColor="text1"/>
                                    <w:kern w:val="24"/>
                                    <w:sz w:val="28"/>
                                    <w:szCs w:val="28"/>
                                  </w:rPr>
                                  <w:delText>Description: Allows any Users to view calender in Multiple Languages</w:delText>
                                </w:r>
                              </w:del>
                            </w:p>
                            <w:p w14:paraId="1C7498D0" w14:textId="77777777" w:rsidR="00402A2B" w:rsidRDefault="00402A2B" w:rsidP="000B7021">
                              <w:pPr>
                                <w:spacing w:line="560" w:lineRule="exact"/>
                                <w:rPr>
                                  <w:del w:id="201" w:author="Other Author" w:date="2020-12-22T12:03:00Z"/>
                                </w:rPr>
                              </w:pPr>
                              <w:del w:id="202" w:author="Other Author" w:date="2020-12-22T12:03:00Z">
                                <w:r w:rsidRPr="000B7021">
                                  <w:rPr>
                                    <w:rFonts w:cstheme="minorBidi"/>
                                    <w:color w:val="000000" w:themeColor="text1"/>
                                    <w:kern w:val="24"/>
                                    <w:sz w:val="28"/>
                                    <w:szCs w:val="28"/>
                                  </w:rPr>
                                  <w:delText>Pre-conditions: None</w:delText>
                                </w:r>
                              </w:del>
                            </w:p>
                            <w:p w14:paraId="401719BC" w14:textId="77777777" w:rsidR="00402A2B" w:rsidRDefault="00402A2B" w:rsidP="000B7021">
                              <w:pPr>
                                <w:spacing w:line="560" w:lineRule="exact"/>
                                <w:rPr>
                                  <w:del w:id="203" w:author="Other Author" w:date="2020-12-22T12:03:00Z"/>
                                </w:rPr>
                              </w:pPr>
                              <w:del w:id="204" w:author="Other Author" w:date="2020-12-22T12:03:00Z">
                                <w:r w:rsidRPr="000B7021">
                                  <w:rPr>
                                    <w:rFonts w:cstheme="minorBidi"/>
                                    <w:color w:val="000000" w:themeColor="text1"/>
                                    <w:kern w:val="24"/>
                                    <w:sz w:val="28"/>
                                    <w:szCs w:val="28"/>
                                  </w:rPr>
                                  <w:delText>Post-conditions: None</w:delText>
                                </w:r>
                              </w:del>
                            </w:p>
                            <w:p w14:paraId="514327A6" w14:textId="77777777" w:rsidR="00402A2B" w:rsidRDefault="00402A2B" w:rsidP="000B7021">
                              <w:pPr>
                                <w:spacing w:line="560" w:lineRule="exact"/>
                                <w:rPr>
                                  <w:del w:id="205" w:author="Other Author" w:date="2020-12-22T12:03:00Z"/>
                                </w:rPr>
                              </w:pPr>
                              <w:del w:id="206" w:author="Other Author" w:date="2020-12-22T12:03:00Z">
                                <w:r w:rsidRPr="000B7021">
                                  <w:rPr>
                                    <w:rFonts w:cstheme="minorBidi"/>
                                    <w:color w:val="000000" w:themeColor="text1"/>
                                    <w:kern w:val="24"/>
                                    <w:sz w:val="28"/>
                                    <w:szCs w:val="28"/>
                                  </w:rPr>
                                  <w:delText>Main Flow:</w:delText>
                                </w:r>
                              </w:del>
                            </w:p>
                          </w:txbxContent>
                        </wps:txbx>
                        <wps:bodyPr vert="horz" wrap="square" lIns="91440" tIns="45720" rIns="91440" bIns="45720" numCol="1" anchor="ctr" anchorCtr="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rect w14:anchorId="46D626B1" id="Rectangle 1" o:spid="_x0000_s1028" style="position:absolute;margin-left:0;margin-top:0;width:585pt;height:25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" filled="f" stroked="f">
                  <v:textbox style="mso-fit-shape-to-text:t">
                    <w:txbxContent>
                      <w:p w14:paraId="3264783F" w14:textId="77777777" w:rsidR="00402A2B" w:rsidRDefault="00402A2B" w:rsidP="000B7021">
                        <w:pPr>
                          <w:spacing w:line="560" w:lineRule="exact"/>
                          <w:rPr>
                            <w:del w:id="207" w:author="Other Author" w:date="2020-12-22T12:03:00Z"/>
                            <w:sz w:val="24"/>
                            <w:szCs w:val="24"/>
                          </w:rPr>
                        </w:pPr>
                        <w:del w:id="208" w:author="Other Author" w:date="2020-12-22T12:03:00Z">
                          <w:r w:rsidRPr="000B7021">
                            <w:rPr>
                              <w:rFonts w:cstheme="minorBidi"/>
                              <w:color w:val="000000" w:themeColor="text1"/>
                              <w:kern w:val="24"/>
                              <w:sz w:val="28"/>
                              <w:szCs w:val="28"/>
                            </w:rPr>
                            <w:delText>Use Case ID: UC01</w:delText>
                          </w:r>
                        </w:del>
                      </w:p>
                      <w:p w14:paraId="5365DCA8" w14:textId="77777777" w:rsidR="00402A2B" w:rsidRDefault="00402A2B" w:rsidP="000B7021">
                        <w:pPr>
                          <w:spacing w:line="560" w:lineRule="exact"/>
                          <w:rPr>
                            <w:del w:id="209" w:author="Other Author" w:date="2020-12-22T12:03:00Z"/>
                          </w:rPr>
                        </w:pPr>
                        <w:del w:id="210" w:author="Other Author" w:date="2020-12-22T12:03:00Z">
                          <w:r w:rsidRPr="000B7021">
                            <w:rPr>
                              <w:rFonts w:cstheme="minorBidi"/>
                              <w:color w:val="000000" w:themeColor="text1"/>
                              <w:kern w:val="24"/>
                              <w:sz w:val="28"/>
                              <w:szCs w:val="28"/>
                            </w:rPr>
                            <w:delText>Name: View calender</w:delText>
                          </w:r>
                        </w:del>
                      </w:p>
                      <w:p w14:paraId="05CEF5B9" w14:textId="77777777" w:rsidR="00402A2B" w:rsidRDefault="00402A2B" w:rsidP="000B7021">
                        <w:pPr>
                          <w:spacing w:line="560" w:lineRule="exact"/>
                          <w:rPr>
                            <w:del w:id="211" w:author="Other Author" w:date="2020-12-22T12:03:00Z"/>
                          </w:rPr>
                        </w:pPr>
                        <w:del w:id="212" w:author="Other Author" w:date="2020-12-22T12:03:00Z">
                          <w:r w:rsidRPr="000B7021">
                            <w:rPr>
                              <w:rFonts w:cstheme="minorBidi"/>
                              <w:color w:val="000000" w:themeColor="text1"/>
                              <w:kern w:val="24"/>
                              <w:sz w:val="28"/>
                              <w:szCs w:val="28"/>
                            </w:rPr>
                            <w:delText>Actors: User</w:delText>
                          </w:r>
                        </w:del>
                      </w:p>
                      <w:p w14:paraId="6FB561C4" w14:textId="77777777" w:rsidR="00402A2B" w:rsidRDefault="00402A2B" w:rsidP="000B7021">
                        <w:pPr>
                          <w:spacing w:line="560" w:lineRule="exact"/>
                          <w:rPr>
                            <w:del w:id="213" w:author="Other Author" w:date="2020-12-22T12:03:00Z"/>
                          </w:rPr>
                        </w:pPr>
                        <w:del w:id="214" w:author="Other Author" w:date="2020-12-22T12:03:00Z">
                          <w:r w:rsidRPr="000B7021">
                            <w:rPr>
                              <w:rFonts w:cstheme="minorBidi"/>
                              <w:color w:val="000000" w:themeColor="text1"/>
                              <w:kern w:val="24"/>
                              <w:sz w:val="28"/>
                              <w:szCs w:val="28"/>
                            </w:rPr>
                            <w:delText>Description: Allows any Users to view calender in Multiple Languages</w:delText>
                          </w:r>
                        </w:del>
                      </w:p>
                      <w:p w14:paraId="1C7498D0" w14:textId="77777777" w:rsidR="00402A2B" w:rsidRDefault="00402A2B" w:rsidP="000B7021">
                        <w:pPr>
                          <w:spacing w:line="560" w:lineRule="exact"/>
                          <w:rPr>
                            <w:del w:id="215" w:author="Other Author" w:date="2020-12-22T12:03:00Z"/>
                          </w:rPr>
                        </w:pPr>
                        <w:del w:id="216" w:author="Other Author" w:date="2020-12-22T12:03:00Z">
                          <w:r w:rsidRPr="000B7021">
                            <w:rPr>
                              <w:rFonts w:cstheme="minorBidi"/>
                              <w:color w:val="000000" w:themeColor="text1"/>
                              <w:kern w:val="24"/>
                              <w:sz w:val="28"/>
                              <w:szCs w:val="28"/>
                            </w:rPr>
                            <w:delText>Pre-conditions: None</w:delText>
                          </w:r>
                        </w:del>
                      </w:p>
                      <w:p w14:paraId="401719BC" w14:textId="77777777" w:rsidR="00402A2B" w:rsidRDefault="00402A2B" w:rsidP="000B7021">
                        <w:pPr>
                          <w:spacing w:line="560" w:lineRule="exact"/>
                          <w:rPr>
                            <w:del w:id="217" w:author="Other Author" w:date="2020-12-22T12:03:00Z"/>
                          </w:rPr>
                        </w:pPr>
                        <w:del w:id="218" w:author="Other Author" w:date="2020-12-22T12:03:00Z">
                          <w:r w:rsidRPr="000B7021">
                            <w:rPr>
                              <w:rFonts w:cstheme="minorBidi"/>
                              <w:color w:val="000000" w:themeColor="text1"/>
                              <w:kern w:val="24"/>
                              <w:sz w:val="28"/>
                              <w:szCs w:val="28"/>
                            </w:rPr>
                            <w:delText>Post-conditions: None</w:delText>
                          </w:r>
                        </w:del>
                      </w:p>
                      <w:p w14:paraId="514327A6" w14:textId="77777777" w:rsidR="00402A2B" w:rsidRDefault="00402A2B" w:rsidP="000B7021">
                        <w:pPr>
                          <w:spacing w:line="560" w:lineRule="exact"/>
                          <w:rPr>
                            <w:del w:id="219" w:author="Other Author" w:date="2020-12-22T12:03:00Z"/>
                          </w:rPr>
                        </w:pPr>
                        <w:del w:id="220" w:author="Other Author" w:date="2020-12-22T12:03:00Z">
                          <w:r w:rsidRPr="000B7021">
                            <w:rPr>
                              <w:rFonts w:cstheme="minorBidi"/>
                              <w:color w:val="000000" w:themeColor="text1"/>
                              <w:kern w:val="24"/>
                              <w:sz w:val="28"/>
                              <w:szCs w:val="28"/>
                            </w:rPr>
                            <w:delText>Main Flow:</w:delText>
                          </w:r>
                        </w:del>
                      </w:p>
                    </w:txbxContent>
                  </v:textbox>
                </v:rect>
              </w:pict>
            </mc:Fallback>
          </mc:AlternateContent>
        </w:r>
        <w:r w:rsidR="000B7021">
          <w:rPr>
            <w:noProof/>
          </w:rPr>
          <w:drawing>
            <wp:anchor distT="0" distB="0" distL="114300" distR="114300" simplePos="0" relativeHeight="251671552" behindDoc="0" locked="0" layoutInCell="1" allowOverlap="1" wp14:anchorId="6FE96DC8" wp14:editId="69258F73">
              <wp:simplePos x="0" y="0"/>
              <wp:positionH relativeFrom="column">
                <wp:posOffset>124285</wp:posOffset>
              </wp:positionH>
              <wp:positionV relativeFrom="paragraph">
                <wp:posOffset>2672161</wp:posOffset>
              </wp:positionV>
              <wp:extent cx="5069152" cy="1901597"/>
              <wp:effectExtent l="0" t="0" r="0" b="0"/>
              <wp:wrapNone/>
              <wp:docPr id="2" name="table">
                <a:extLst xmlns:a="http://schemas.openxmlformats.org/drawingml/2006/main">
                  <a:ext uri="{FF2B5EF4-FFF2-40B4-BE49-F238E27FC236}">
                    <a16:creationId xmlns:a16="http://schemas.microsoft.com/office/drawing/2014/main" id="{AEB5166F-E2F7-45F0-9198-6B2BBFCA8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AEB5166F-E2F7-45F0-9198-6B2BBFCA88F1}"/>
                          </a:ext>
                        </a:extLst>
                      </pic:cNvPr>
                      <pic:cNvPicPr>
                        <a:picLocks noChangeAspect="1"/>
                      </pic:cNvPicPr>
                    </pic:nvPicPr>
                    <pic:blipFill>
                      <a:blip r:embed="rId19"/>
                      <a:stretch>
                        <a:fillRect/>
                      </a:stretch>
                    </pic:blipFill>
                    <pic:spPr>
                      <a:xfrm>
                        <a:off x="0" y="0"/>
                        <a:ext cx="5069152" cy="1901597"/>
                      </a:xfrm>
                      <a:prstGeom prst="rect">
                        <a:avLst/>
                      </a:prstGeom>
                    </pic:spPr>
                  </pic:pic>
                </a:graphicData>
              </a:graphic>
            </wp:anchor>
          </w:drawing>
        </w:r>
      </w:del>
    </w:p>
    <w:p w14:paraId="17AEB242" w14:textId="5B021283" w:rsidR="001153A2" w:rsidRDefault="001153A2">
      <w:pPr>
        <w:pStyle w:val="BodyText"/>
        <w:spacing w:before="10"/>
        <w:rPr>
          <w:del w:id="221" w:author="Other Author" w:date="2020-12-22T12:03:00Z"/>
          <w:b/>
          <w:sz w:val="11"/>
        </w:rPr>
      </w:pPr>
    </w:p>
    <w:p w14:paraId="23F93DDC" w14:textId="24EF44A8" w:rsidR="001153A2" w:rsidRDefault="001153A2">
      <w:pPr>
        <w:rPr>
          <w:del w:id="222" w:author="Other Author" w:date="2020-12-22T12:03:00Z"/>
          <w:sz w:val="11"/>
        </w:rPr>
        <w:sectPr w:rsidR="001153A2">
          <w:pgSz w:w="11910" w:h="16840"/>
          <w:pgMar w:top="1340" w:right="200" w:bottom="1200" w:left="1280" w:header="0" w:footer="920" w:gutter="0"/>
          <w:cols w:space="720"/>
        </w:sectPr>
      </w:pPr>
    </w:p>
    <w:p w14:paraId="2BC6D706" w14:textId="6831D6C7" w:rsidR="001153A2" w:rsidRDefault="001153A2">
      <w:pPr>
        <w:pStyle w:val="BodyText"/>
        <w:ind w:left="501"/>
        <w:rPr>
          <w:del w:id="223" w:author="Other Author" w:date="2020-12-22T12:03:00Z"/>
          <w:sz w:val="20"/>
        </w:rPr>
      </w:pPr>
    </w:p>
    <w:p w14:paraId="0633BA34" w14:textId="0D3221C5" w:rsidR="001153A2" w:rsidRDefault="000B7021">
      <w:pPr>
        <w:pStyle w:val="BodyText"/>
        <w:rPr>
          <w:del w:id="224" w:author="Other Author" w:date="2020-12-22T12:03:00Z"/>
          <w:b/>
          <w:sz w:val="20"/>
        </w:rPr>
      </w:pPr>
      <w:del w:id="225" w:author="Other Author" w:date="2020-12-22T12:03:00Z">
        <w:r w:rsidRPr="000B7021">
          <w:rPr>
            <w:b/>
            <w:noProof/>
            <w:sz w:val="20"/>
          </w:rPr>
          <w:drawing>
            <wp:inline distT="0" distB="0" distL="0" distR="0" wp14:anchorId="57464314" wp14:editId="0DA32711">
              <wp:extent cx="7056120" cy="4876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056756" cy="4877240"/>
                      </a:xfrm>
                      <a:prstGeom prst="rect">
                        <a:avLst/>
                      </a:prstGeom>
                    </pic:spPr>
                  </pic:pic>
                </a:graphicData>
              </a:graphic>
            </wp:inline>
          </w:drawing>
        </w:r>
      </w:del>
    </w:p>
    <w:p w14:paraId="097B1923" w14:textId="77777777" w:rsidR="001153A2" w:rsidRDefault="001153A2">
      <w:pPr>
        <w:pStyle w:val="BodyText"/>
        <w:rPr>
          <w:del w:id="226" w:author="Other Author" w:date="2020-12-22T12:03:00Z"/>
          <w:b/>
          <w:sz w:val="20"/>
        </w:rPr>
      </w:pPr>
    </w:p>
    <w:p w14:paraId="528008B0" w14:textId="77777777" w:rsidR="001153A2" w:rsidRDefault="001153A2">
      <w:pPr>
        <w:pStyle w:val="BodyText"/>
        <w:rPr>
          <w:del w:id="227" w:author="Other Author" w:date="2020-12-22T12:03:00Z"/>
          <w:b/>
          <w:sz w:val="20"/>
        </w:rPr>
      </w:pPr>
    </w:p>
    <w:p w14:paraId="14DA31E4" w14:textId="77777777" w:rsidR="001153A2" w:rsidRDefault="001153A2">
      <w:pPr>
        <w:pStyle w:val="BodyText"/>
        <w:rPr>
          <w:del w:id="228" w:author="Other Author" w:date="2020-12-22T12:03:00Z"/>
          <w:b/>
          <w:sz w:val="20"/>
        </w:rPr>
      </w:pPr>
    </w:p>
    <w:p w14:paraId="11B8A52A" w14:textId="4882A317" w:rsidR="001153A2" w:rsidRDefault="001153A2">
      <w:pPr>
        <w:pStyle w:val="BodyText"/>
        <w:rPr>
          <w:del w:id="229" w:author="Other Author" w:date="2020-12-22T12:03:00Z"/>
          <w:b/>
          <w:sz w:val="20"/>
        </w:rPr>
      </w:pPr>
    </w:p>
    <w:p w14:paraId="73A4EB9C" w14:textId="77777777" w:rsidR="001153A2" w:rsidRDefault="001153A2">
      <w:pPr>
        <w:rPr>
          <w:del w:id="230" w:author="Other Author" w:date="2020-12-22T12:03:00Z"/>
          <w:sz w:val="20"/>
        </w:rPr>
        <w:sectPr w:rsidR="001153A2">
          <w:pgSz w:w="11910" w:h="16840"/>
          <w:pgMar w:top="1420" w:right="200" w:bottom="1120" w:left="1280" w:header="0" w:footer="920" w:gutter="0"/>
          <w:cols w:space="720"/>
        </w:sectPr>
      </w:pPr>
    </w:p>
    <w:p w14:paraId="18EFB816" w14:textId="7B6D5CC3" w:rsidR="001153A2" w:rsidRDefault="000B7021">
      <w:pPr>
        <w:pStyle w:val="BodyText"/>
        <w:ind w:left="271"/>
        <w:rPr>
          <w:del w:id="231" w:author="Other Author" w:date="2020-12-22T12:03:00Z"/>
          <w:sz w:val="20"/>
        </w:rPr>
      </w:pPr>
      <w:del w:id="232" w:author="Other Author" w:date="2020-12-22T12:03:00Z">
        <w:r w:rsidRPr="000B7021">
          <w:rPr>
            <w:noProof/>
            <w:sz w:val="20"/>
          </w:rPr>
          <w:drawing>
            <wp:inline distT="0" distB="0" distL="0" distR="0" wp14:anchorId="2D8C9A1B" wp14:editId="28861965">
              <wp:extent cx="7414260" cy="457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414917" cy="4572405"/>
                      </a:xfrm>
                      <a:prstGeom prst="rect">
                        <a:avLst/>
                      </a:prstGeom>
                    </pic:spPr>
                  </pic:pic>
                </a:graphicData>
              </a:graphic>
            </wp:inline>
          </w:drawing>
        </w:r>
      </w:del>
    </w:p>
    <w:p w14:paraId="3F75D392" w14:textId="77777777" w:rsidR="001153A2" w:rsidRDefault="001153A2">
      <w:pPr>
        <w:pStyle w:val="BodyText"/>
        <w:rPr>
          <w:del w:id="233" w:author="Other Author" w:date="2020-12-22T12:03:00Z"/>
          <w:b/>
          <w:sz w:val="20"/>
        </w:rPr>
      </w:pPr>
    </w:p>
    <w:p w14:paraId="26426EFE" w14:textId="77777777" w:rsidR="001153A2" w:rsidRDefault="001153A2">
      <w:pPr>
        <w:pStyle w:val="BodyText"/>
        <w:rPr>
          <w:del w:id="234" w:author="Other Author" w:date="2020-12-22T12:03:00Z"/>
          <w:b/>
          <w:sz w:val="20"/>
        </w:rPr>
      </w:pPr>
    </w:p>
    <w:p w14:paraId="5DA8CFC7" w14:textId="77777777" w:rsidR="001153A2" w:rsidRDefault="001153A2">
      <w:pPr>
        <w:pStyle w:val="BodyText"/>
        <w:rPr>
          <w:del w:id="235" w:author="Other Author" w:date="2020-12-22T12:03:00Z"/>
          <w:b/>
          <w:sz w:val="20"/>
        </w:rPr>
      </w:pPr>
    </w:p>
    <w:p w14:paraId="3037E667" w14:textId="77777777" w:rsidR="001153A2" w:rsidRDefault="001153A2">
      <w:pPr>
        <w:pStyle w:val="BodyText"/>
        <w:rPr>
          <w:del w:id="236" w:author="Other Author" w:date="2020-12-22T12:03:00Z"/>
          <w:b/>
          <w:sz w:val="20"/>
        </w:rPr>
      </w:pPr>
    </w:p>
    <w:p w14:paraId="6B8EC07A" w14:textId="77777777" w:rsidR="001153A2" w:rsidRDefault="001153A2">
      <w:pPr>
        <w:pStyle w:val="BodyText"/>
        <w:rPr>
          <w:del w:id="237" w:author="Other Author" w:date="2020-12-22T12:03:00Z"/>
          <w:b/>
          <w:sz w:val="20"/>
        </w:rPr>
      </w:pPr>
    </w:p>
    <w:p w14:paraId="5E7AF7F6" w14:textId="77777777" w:rsidR="001153A2" w:rsidRDefault="001153A2">
      <w:pPr>
        <w:pStyle w:val="BodyText"/>
        <w:rPr>
          <w:del w:id="238" w:author="Other Author" w:date="2020-12-22T12:03:00Z"/>
          <w:b/>
          <w:sz w:val="20"/>
        </w:rPr>
      </w:pPr>
    </w:p>
    <w:p w14:paraId="2E878B15" w14:textId="7855FFC1" w:rsidR="001153A2" w:rsidRDefault="001153A2">
      <w:pPr>
        <w:pStyle w:val="BodyText"/>
        <w:spacing w:before="3"/>
        <w:rPr>
          <w:del w:id="239" w:author="Other Author" w:date="2020-12-22T12:03:00Z"/>
          <w:b/>
          <w:sz w:val="15"/>
        </w:rPr>
      </w:pPr>
    </w:p>
    <w:p w14:paraId="20EF81FE" w14:textId="77777777" w:rsidR="001153A2" w:rsidRDefault="001153A2">
      <w:pPr>
        <w:rPr>
          <w:del w:id="240" w:author="Other Author" w:date="2020-12-22T12:03:00Z"/>
          <w:sz w:val="15"/>
        </w:rPr>
        <w:sectPr w:rsidR="001153A2">
          <w:pgSz w:w="11910" w:h="16840"/>
          <w:pgMar w:top="1420" w:right="200" w:bottom="1120" w:left="1280" w:header="0" w:footer="920" w:gutter="0"/>
          <w:cols w:space="720"/>
        </w:sectPr>
      </w:pPr>
    </w:p>
    <w:p w14:paraId="1F5AAD31" w14:textId="2D3EC530" w:rsidR="001153A2" w:rsidRDefault="001153A2">
      <w:pPr>
        <w:pStyle w:val="BodyText"/>
        <w:ind w:left="319"/>
        <w:rPr>
          <w:del w:id="241" w:author="Other Author" w:date="2020-12-22T12:03:00Z"/>
          <w:sz w:val="20"/>
        </w:rPr>
      </w:pPr>
    </w:p>
    <w:p w14:paraId="74B2E1F3" w14:textId="77777777" w:rsidR="001153A2" w:rsidRDefault="001153A2">
      <w:pPr>
        <w:pStyle w:val="BodyText"/>
        <w:rPr>
          <w:del w:id="242" w:author="Other Author" w:date="2020-12-22T12:03:00Z"/>
          <w:b/>
          <w:sz w:val="20"/>
        </w:rPr>
      </w:pPr>
    </w:p>
    <w:p w14:paraId="0D932D7A" w14:textId="77777777" w:rsidR="001153A2" w:rsidRDefault="001153A2">
      <w:pPr>
        <w:pStyle w:val="BodyText"/>
        <w:rPr>
          <w:del w:id="243" w:author="Other Author" w:date="2020-12-22T12:03:00Z"/>
          <w:b/>
          <w:sz w:val="20"/>
        </w:rPr>
      </w:pPr>
    </w:p>
    <w:p w14:paraId="62446115" w14:textId="77777777" w:rsidR="001153A2" w:rsidRDefault="001153A2">
      <w:pPr>
        <w:pStyle w:val="BodyText"/>
        <w:rPr>
          <w:del w:id="244" w:author="Other Author" w:date="2020-12-22T12:03:00Z"/>
          <w:b/>
          <w:sz w:val="20"/>
        </w:rPr>
      </w:pPr>
    </w:p>
    <w:p w14:paraId="744D5292" w14:textId="77777777" w:rsidR="001153A2" w:rsidRDefault="001153A2">
      <w:pPr>
        <w:pStyle w:val="BodyText"/>
        <w:rPr>
          <w:del w:id="245" w:author="Other Author" w:date="2020-12-22T12:03:00Z"/>
          <w:b/>
          <w:sz w:val="20"/>
        </w:rPr>
      </w:pPr>
    </w:p>
    <w:p w14:paraId="5565931D" w14:textId="65697C62" w:rsidR="001153A2" w:rsidRDefault="000B7021">
      <w:pPr>
        <w:pStyle w:val="BodyText"/>
        <w:rPr>
          <w:del w:id="246" w:author="Other Author" w:date="2020-12-22T12:03:00Z"/>
          <w:b/>
          <w:sz w:val="20"/>
        </w:rPr>
      </w:pPr>
      <w:del w:id="247" w:author="Other Author" w:date="2020-12-22T12:03:00Z">
        <w:r w:rsidRPr="000B7021">
          <w:rPr>
            <w:b/>
            <w:noProof/>
            <w:sz w:val="20"/>
          </w:rPr>
          <w:drawing>
            <wp:inline distT="0" distB="0" distL="0" distR="0" wp14:anchorId="1AD5ABB2" wp14:editId="5D938A85">
              <wp:extent cx="7543800" cy="53644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544472" cy="5364958"/>
                      </a:xfrm>
                      <a:prstGeom prst="rect">
                        <a:avLst/>
                      </a:prstGeom>
                    </pic:spPr>
                  </pic:pic>
                </a:graphicData>
              </a:graphic>
            </wp:inline>
          </w:drawing>
        </w:r>
      </w:del>
    </w:p>
    <w:p w14:paraId="34C9A4EA" w14:textId="77777777" w:rsidR="001153A2" w:rsidRDefault="001153A2">
      <w:pPr>
        <w:pStyle w:val="BodyText"/>
        <w:rPr>
          <w:del w:id="248" w:author="Other Author" w:date="2020-12-22T12:03:00Z"/>
          <w:b/>
          <w:sz w:val="20"/>
        </w:rPr>
      </w:pPr>
    </w:p>
    <w:p w14:paraId="36C875A2" w14:textId="3832D5F7" w:rsidR="001153A2" w:rsidRDefault="001153A2">
      <w:pPr>
        <w:pStyle w:val="BodyText"/>
        <w:spacing w:before="9"/>
        <w:rPr>
          <w:del w:id="249" w:author="Other Author" w:date="2020-12-22T12:03:00Z"/>
          <w:b/>
          <w:sz w:val="20"/>
        </w:rPr>
      </w:pPr>
    </w:p>
    <w:p w14:paraId="43558C69" w14:textId="77777777" w:rsidR="001153A2" w:rsidRDefault="001153A2">
      <w:pPr>
        <w:rPr>
          <w:del w:id="250" w:author="Other Author" w:date="2020-12-22T12:03:00Z"/>
          <w:sz w:val="20"/>
        </w:rPr>
        <w:sectPr w:rsidR="001153A2">
          <w:pgSz w:w="11910" w:h="16840"/>
          <w:pgMar w:top="1420" w:right="200" w:bottom="1120" w:left="1280" w:header="0" w:footer="920" w:gutter="0"/>
          <w:cols w:space="720"/>
        </w:sectPr>
      </w:pPr>
    </w:p>
    <w:p w14:paraId="43F879B4" w14:textId="5F0B702C" w:rsidR="001153A2" w:rsidRDefault="001153A2">
      <w:pPr>
        <w:pStyle w:val="BodyText"/>
        <w:ind w:left="160"/>
        <w:rPr>
          <w:del w:id="251" w:author="Other Author" w:date="2020-12-22T12:03:00Z"/>
          <w:sz w:val="20"/>
        </w:rPr>
      </w:pPr>
    </w:p>
    <w:p w14:paraId="2E61B4E6" w14:textId="77777777" w:rsidR="001153A2" w:rsidRDefault="001153A2">
      <w:pPr>
        <w:pStyle w:val="BodyText"/>
        <w:rPr>
          <w:del w:id="252" w:author="Other Author" w:date="2020-12-22T12:03:00Z"/>
          <w:b/>
          <w:sz w:val="20"/>
        </w:rPr>
      </w:pPr>
    </w:p>
    <w:p w14:paraId="7565B278" w14:textId="1F4F1EBE" w:rsidR="001153A2" w:rsidRDefault="000B7021">
      <w:pPr>
        <w:pStyle w:val="BodyText"/>
        <w:rPr>
          <w:del w:id="253" w:author="Other Author" w:date="2020-12-22T12:03:00Z"/>
          <w:b/>
          <w:sz w:val="20"/>
        </w:rPr>
      </w:pPr>
      <w:del w:id="254" w:author="Other Author" w:date="2020-12-22T12:03:00Z">
        <w:r w:rsidRPr="000B7021">
          <w:rPr>
            <w:b/>
            <w:noProof/>
            <w:sz w:val="20"/>
          </w:rPr>
          <w:drawing>
            <wp:inline distT="0" distB="0" distL="0" distR="0" wp14:anchorId="395B1B91" wp14:editId="6E1A4EE0">
              <wp:extent cx="6530340" cy="54330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30913" cy="5433537"/>
                      </a:xfrm>
                      <a:prstGeom prst="rect">
                        <a:avLst/>
                      </a:prstGeom>
                    </pic:spPr>
                  </pic:pic>
                </a:graphicData>
              </a:graphic>
            </wp:inline>
          </w:drawing>
        </w:r>
      </w:del>
    </w:p>
    <w:p w14:paraId="597C9A68" w14:textId="6B12899E" w:rsidR="001153A2" w:rsidRDefault="001153A2">
      <w:pPr>
        <w:pStyle w:val="BodyText"/>
        <w:spacing w:before="7"/>
        <w:rPr>
          <w:del w:id="255" w:author="Other Author" w:date="2020-12-22T12:03:00Z"/>
          <w:b/>
          <w:sz w:val="14"/>
        </w:rPr>
      </w:pPr>
    </w:p>
    <w:p w14:paraId="70787C7C" w14:textId="77777777" w:rsidR="001153A2" w:rsidRDefault="001153A2">
      <w:pPr>
        <w:rPr>
          <w:del w:id="256" w:author="Other Author" w:date="2020-12-22T12:03:00Z"/>
          <w:sz w:val="14"/>
        </w:rPr>
      </w:pPr>
    </w:p>
    <w:p w14:paraId="694C3A19" w14:textId="77777777" w:rsidR="000B7021" w:rsidRDefault="000B7021">
      <w:pPr>
        <w:rPr>
          <w:del w:id="257" w:author="Other Author" w:date="2020-12-22T12:03:00Z"/>
          <w:sz w:val="14"/>
        </w:rPr>
      </w:pPr>
    </w:p>
    <w:p w14:paraId="210B4A8E" w14:textId="77777777" w:rsidR="000B7021" w:rsidRDefault="000B7021">
      <w:pPr>
        <w:rPr>
          <w:del w:id="258" w:author="Other Author" w:date="2020-12-22T12:03:00Z"/>
          <w:sz w:val="14"/>
        </w:rPr>
      </w:pPr>
    </w:p>
    <w:p w14:paraId="00DA8CF6" w14:textId="77777777" w:rsidR="000B7021" w:rsidRDefault="000B7021">
      <w:pPr>
        <w:rPr>
          <w:del w:id="259" w:author="Other Author" w:date="2020-12-22T12:03:00Z"/>
          <w:sz w:val="14"/>
        </w:rPr>
      </w:pPr>
    </w:p>
    <w:p w14:paraId="4F2C5B88" w14:textId="77777777" w:rsidR="000B7021" w:rsidRDefault="000B7021">
      <w:pPr>
        <w:rPr>
          <w:del w:id="260" w:author="Other Author" w:date="2020-12-22T12:03:00Z"/>
          <w:sz w:val="14"/>
        </w:rPr>
      </w:pPr>
    </w:p>
    <w:p w14:paraId="33549FE7" w14:textId="77777777" w:rsidR="000B7021" w:rsidRDefault="000B7021">
      <w:pPr>
        <w:rPr>
          <w:del w:id="261" w:author="Other Author" w:date="2020-12-22T12:03:00Z"/>
          <w:sz w:val="14"/>
        </w:rPr>
      </w:pPr>
    </w:p>
    <w:p w14:paraId="6F9DEDDE" w14:textId="77777777" w:rsidR="000B7021" w:rsidRDefault="000B7021">
      <w:pPr>
        <w:rPr>
          <w:del w:id="262" w:author="Other Author" w:date="2020-12-22T12:03:00Z"/>
          <w:sz w:val="14"/>
        </w:rPr>
      </w:pPr>
    </w:p>
    <w:p w14:paraId="67B2FE70" w14:textId="77777777" w:rsidR="000B7021" w:rsidRDefault="000B7021">
      <w:pPr>
        <w:rPr>
          <w:del w:id="263" w:author="Other Author" w:date="2020-12-22T12:03:00Z"/>
          <w:sz w:val="14"/>
        </w:rPr>
      </w:pPr>
    </w:p>
    <w:p w14:paraId="7366F682" w14:textId="77777777" w:rsidR="000B7021" w:rsidRDefault="000B7021">
      <w:pPr>
        <w:rPr>
          <w:del w:id="264" w:author="Other Author" w:date="2020-12-22T12:03:00Z"/>
          <w:sz w:val="14"/>
        </w:rPr>
      </w:pPr>
    </w:p>
    <w:p w14:paraId="6DB5EFEA" w14:textId="77777777" w:rsidR="000B7021" w:rsidRDefault="000B7021">
      <w:pPr>
        <w:rPr>
          <w:del w:id="265" w:author="Other Author" w:date="2020-12-22T12:03:00Z"/>
          <w:sz w:val="14"/>
        </w:rPr>
      </w:pPr>
    </w:p>
    <w:p w14:paraId="6373E7EA" w14:textId="77777777" w:rsidR="000B7021" w:rsidRDefault="000B7021">
      <w:pPr>
        <w:rPr>
          <w:del w:id="266" w:author="Other Author" w:date="2020-12-22T12:03:00Z"/>
          <w:sz w:val="14"/>
        </w:rPr>
      </w:pPr>
    </w:p>
    <w:p w14:paraId="192D33E3" w14:textId="77777777" w:rsidR="000B7021" w:rsidRDefault="000B7021">
      <w:pPr>
        <w:rPr>
          <w:del w:id="267" w:author="Other Author" w:date="2020-12-22T12:03:00Z"/>
          <w:sz w:val="14"/>
        </w:rPr>
      </w:pPr>
    </w:p>
    <w:p w14:paraId="1A607643" w14:textId="77777777" w:rsidR="000B7021" w:rsidRDefault="000B7021">
      <w:pPr>
        <w:rPr>
          <w:del w:id="268" w:author="Other Author" w:date="2020-12-22T12:03:00Z"/>
          <w:sz w:val="14"/>
        </w:rPr>
      </w:pPr>
    </w:p>
    <w:p w14:paraId="487CFC6D" w14:textId="77777777" w:rsidR="000B7021" w:rsidRDefault="000B7021">
      <w:pPr>
        <w:rPr>
          <w:del w:id="269" w:author="Other Author" w:date="2020-12-22T12:03:00Z"/>
          <w:sz w:val="14"/>
        </w:rPr>
      </w:pPr>
    </w:p>
    <w:p w14:paraId="7EBFCABC" w14:textId="77777777" w:rsidR="000B7021" w:rsidRDefault="000B7021">
      <w:pPr>
        <w:rPr>
          <w:del w:id="270" w:author="Other Author" w:date="2020-12-22T12:03:00Z"/>
          <w:sz w:val="14"/>
        </w:rPr>
      </w:pPr>
    </w:p>
    <w:p w14:paraId="64E4FDD2" w14:textId="77777777" w:rsidR="000B7021" w:rsidRDefault="000B7021">
      <w:pPr>
        <w:rPr>
          <w:del w:id="271" w:author="Other Author" w:date="2020-12-22T12:03:00Z"/>
          <w:sz w:val="14"/>
        </w:rPr>
      </w:pPr>
    </w:p>
    <w:p w14:paraId="18278FF2" w14:textId="77777777" w:rsidR="000B7021" w:rsidRDefault="000B7021">
      <w:pPr>
        <w:rPr>
          <w:del w:id="272" w:author="Other Author" w:date="2020-12-22T12:03:00Z"/>
          <w:sz w:val="14"/>
        </w:rPr>
      </w:pPr>
    </w:p>
    <w:p w14:paraId="2167BF81" w14:textId="77777777" w:rsidR="000B7021" w:rsidRDefault="000B7021">
      <w:pPr>
        <w:rPr>
          <w:del w:id="273" w:author="Other Author" w:date="2020-12-22T12:03:00Z"/>
          <w:sz w:val="14"/>
        </w:rPr>
      </w:pPr>
    </w:p>
    <w:p w14:paraId="0E726B98" w14:textId="77777777" w:rsidR="000B7021" w:rsidRDefault="000B7021">
      <w:pPr>
        <w:rPr>
          <w:del w:id="274" w:author="Other Author" w:date="2020-12-22T12:03:00Z"/>
          <w:sz w:val="14"/>
        </w:rPr>
      </w:pPr>
    </w:p>
    <w:p w14:paraId="622F657F" w14:textId="77777777" w:rsidR="000B7021" w:rsidRDefault="000B7021">
      <w:pPr>
        <w:rPr>
          <w:del w:id="275" w:author="Other Author" w:date="2020-12-22T12:03:00Z"/>
          <w:sz w:val="14"/>
        </w:rPr>
      </w:pPr>
    </w:p>
    <w:p w14:paraId="23CB91C6" w14:textId="77777777" w:rsidR="000B7021" w:rsidRDefault="000B7021">
      <w:pPr>
        <w:rPr>
          <w:del w:id="276" w:author="Other Author" w:date="2020-12-22T12:03:00Z"/>
          <w:sz w:val="14"/>
        </w:rPr>
      </w:pPr>
    </w:p>
    <w:p w14:paraId="5C25ADC8" w14:textId="77777777" w:rsidR="000B7021" w:rsidRDefault="000B7021">
      <w:pPr>
        <w:rPr>
          <w:del w:id="277" w:author="Other Author" w:date="2020-12-22T12:03:00Z"/>
          <w:sz w:val="14"/>
        </w:rPr>
      </w:pPr>
    </w:p>
    <w:p w14:paraId="1480BDC8" w14:textId="77777777" w:rsidR="000B7021" w:rsidRDefault="000B7021">
      <w:pPr>
        <w:rPr>
          <w:del w:id="278" w:author="Other Author" w:date="2020-12-22T12:03:00Z"/>
          <w:sz w:val="14"/>
        </w:rPr>
      </w:pPr>
    </w:p>
    <w:p w14:paraId="79CE4775" w14:textId="77777777" w:rsidR="000B7021" w:rsidRDefault="000B7021">
      <w:pPr>
        <w:rPr>
          <w:del w:id="279" w:author="Other Author" w:date="2020-12-22T12:03:00Z"/>
          <w:sz w:val="14"/>
        </w:rPr>
      </w:pPr>
    </w:p>
    <w:p w14:paraId="60A29D06" w14:textId="77777777" w:rsidR="000B7021" w:rsidRDefault="000B7021">
      <w:pPr>
        <w:rPr>
          <w:del w:id="280" w:author="Other Author" w:date="2020-12-22T12:03:00Z"/>
          <w:sz w:val="14"/>
        </w:rPr>
      </w:pPr>
    </w:p>
    <w:p w14:paraId="0C617CA0" w14:textId="77777777" w:rsidR="000B7021" w:rsidRDefault="000B7021">
      <w:pPr>
        <w:rPr>
          <w:del w:id="281" w:author="Other Author" w:date="2020-12-22T12:03:00Z"/>
          <w:sz w:val="14"/>
        </w:rPr>
      </w:pPr>
    </w:p>
    <w:p w14:paraId="2120B941" w14:textId="77777777" w:rsidR="000B7021" w:rsidRDefault="000B7021">
      <w:pPr>
        <w:rPr>
          <w:del w:id="282" w:author="Other Author" w:date="2020-12-22T12:03:00Z"/>
          <w:sz w:val="14"/>
        </w:rPr>
      </w:pPr>
    </w:p>
    <w:p w14:paraId="7AD5FFEB" w14:textId="77777777" w:rsidR="000B7021" w:rsidRDefault="000B7021">
      <w:pPr>
        <w:rPr>
          <w:del w:id="283" w:author="Other Author" w:date="2020-12-22T12:03:00Z"/>
          <w:sz w:val="14"/>
        </w:rPr>
      </w:pPr>
    </w:p>
    <w:p w14:paraId="53D40E41" w14:textId="77777777" w:rsidR="000B7021" w:rsidRDefault="000B7021">
      <w:pPr>
        <w:rPr>
          <w:del w:id="284" w:author="Other Author" w:date="2020-12-22T12:03:00Z"/>
          <w:sz w:val="14"/>
        </w:rPr>
      </w:pPr>
    </w:p>
    <w:p w14:paraId="1D221D5E" w14:textId="77777777" w:rsidR="000B7021" w:rsidRDefault="000B7021">
      <w:pPr>
        <w:rPr>
          <w:del w:id="285" w:author="Other Author" w:date="2020-12-22T12:03:00Z"/>
          <w:sz w:val="14"/>
        </w:rPr>
      </w:pPr>
    </w:p>
    <w:p w14:paraId="242624EA" w14:textId="77777777" w:rsidR="000B7021" w:rsidRDefault="000B7021">
      <w:pPr>
        <w:rPr>
          <w:del w:id="286" w:author="Other Author" w:date="2020-12-22T12:03:00Z"/>
          <w:sz w:val="14"/>
        </w:rPr>
      </w:pPr>
    </w:p>
    <w:p w14:paraId="7B4B455E" w14:textId="77777777" w:rsidR="000B7021" w:rsidRDefault="000B7021">
      <w:pPr>
        <w:rPr>
          <w:del w:id="287" w:author="Other Author" w:date="2020-12-22T12:03:00Z"/>
          <w:sz w:val="14"/>
        </w:rPr>
      </w:pPr>
    </w:p>
    <w:p w14:paraId="53DDBDD7" w14:textId="77777777" w:rsidR="000B7021" w:rsidRDefault="000B7021">
      <w:pPr>
        <w:rPr>
          <w:del w:id="288" w:author="Other Author" w:date="2020-12-22T12:03:00Z"/>
          <w:sz w:val="14"/>
        </w:rPr>
      </w:pPr>
    </w:p>
    <w:p w14:paraId="3AB3135B" w14:textId="77777777" w:rsidR="000B7021" w:rsidRDefault="000B7021">
      <w:pPr>
        <w:rPr>
          <w:del w:id="289" w:author="Other Author" w:date="2020-12-22T12:03:00Z"/>
          <w:sz w:val="14"/>
        </w:rPr>
      </w:pPr>
    </w:p>
    <w:p w14:paraId="597E4FBF" w14:textId="77777777" w:rsidR="000B7021" w:rsidRDefault="000B7021">
      <w:pPr>
        <w:rPr>
          <w:del w:id="290" w:author="Other Author" w:date="2020-12-22T12:03:00Z"/>
          <w:sz w:val="14"/>
        </w:rPr>
      </w:pPr>
    </w:p>
    <w:p w14:paraId="1C3C6884" w14:textId="6979CD00" w:rsidR="000B7021" w:rsidRDefault="000B7021">
      <w:pPr>
        <w:rPr>
          <w:del w:id="291" w:author="Other Author" w:date="2020-12-22T12:03:00Z"/>
          <w:sz w:val="14"/>
        </w:rPr>
        <w:sectPr w:rsidR="000B7021">
          <w:pgSz w:w="11910" w:h="16840"/>
          <w:pgMar w:top="1420" w:right="200" w:bottom="1120" w:left="1280" w:header="0" w:footer="920" w:gutter="0"/>
          <w:cols w:space="720"/>
        </w:sectPr>
      </w:pPr>
      <w:del w:id="292" w:author="Other Author" w:date="2020-12-22T12:03:00Z">
        <w:r w:rsidRPr="000B7021">
          <w:rPr>
            <w:noProof/>
            <w:sz w:val="14"/>
          </w:rPr>
          <w:drawing>
            <wp:inline distT="0" distB="0" distL="0" distR="0" wp14:anchorId="00BA6906" wp14:editId="15023268">
              <wp:extent cx="7071360" cy="5486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71984" cy="5486884"/>
                      </a:xfrm>
                      <a:prstGeom prst="rect">
                        <a:avLst/>
                      </a:prstGeom>
                    </pic:spPr>
                  </pic:pic>
                </a:graphicData>
              </a:graphic>
            </wp:inline>
          </w:drawing>
        </w:r>
      </w:del>
    </w:p>
    <w:p w14:paraId="54825689" w14:textId="77777777" w:rsidR="001153A2" w:rsidRDefault="00004F66">
      <w:pPr>
        <w:spacing w:before="39"/>
        <w:ind w:left="160"/>
        <w:rPr>
          <w:rFonts w:ascii="Calibri"/>
          <w:b/>
          <w:sz w:val="24"/>
        </w:rPr>
      </w:pPr>
      <w:r>
        <w:rPr>
          <w:rFonts w:ascii="Calibri"/>
          <w:b/>
          <w:sz w:val="24"/>
        </w:rPr>
        <w:t>b . IMPLEMENTATION</w:t>
      </w:r>
    </w:p>
    <w:p w14:paraId="44517698" w14:textId="77777777" w:rsidR="009224C8" w:rsidRPr="009224C8" w:rsidRDefault="009224C8" w:rsidP="009224C8">
      <w:pPr>
        <w:spacing w:before="187" w:line="372" w:lineRule="auto"/>
        <w:ind w:left="160" w:right="5755"/>
        <w:rPr>
          <w:rFonts w:ascii="Calibri"/>
          <w:b/>
          <w:sz w:val="28"/>
        </w:rPr>
      </w:pPr>
    </w:p>
    <w:p w14:paraId="043F7FA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#include&lt;stdio.h&gt;</w:t>
      </w:r>
    </w:p>
    <w:p w14:paraId="13113317" w14:textId="77777777" w:rsidR="009224C8" w:rsidRPr="009224C8" w:rsidRDefault="009224C8" w:rsidP="009224C8">
      <w:pPr>
        <w:spacing w:before="187" w:line="372" w:lineRule="auto"/>
        <w:ind w:left="160" w:right="5755"/>
        <w:rPr>
          <w:rFonts w:ascii="Calibri"/>
          <w:b/>
          <w:sz w:val="28"/>
        </w:rPr>
      </w:pPr>
    </w:p>
    <w:p w14:paraId="15E1B1C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#include&lt;stdlib.h&gt;</w:t>
      </w:r>
    </w:p>
    <w:p w14:paraId="0E6DF085" w14:textId="77777777" w:rsidR="009224C8" w:rsidRPr="009224C8" w:rsidRDefault="009224C8" w:rsidP="009224C8">
      <w:pPr>
        <w:spacing w:before="187" w:line="372" w:lineRule="auto"/>
        <w:ind w:left="160" w:right="5755"/>
        <w:rPr>
          <w:rFonts w:ascii="Calibri"/>
          <w:b/>
          <w:sz w:val="28"/>
        </w:rPr>
      </w:pPr>
    </w:p>
    <w:p w14:paraId="2AB0CDE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#include&lt;conio.h&gt;</w:t>
      </w:r>
    </w:p>
    <w:p w14:paraId="5BD7B124" w14:textId="77777777" w:rsidR="009224C8" w:rsidRPr="009224C8" w:rsidRDefault="009224C8" w:rsidP="009224C8">
      <w:pPr>
        <w:spacing w:before="187" w:line="372" w:lineRule="auto"/>
        <w:ind w:left="160" w:right="5755"/>
        <w:rPr>
          <w:rFonts w:ascii="Calibri"/>
          <w:b/>
          <w:sz w:val="28"/>
        </w:rPr>
      </w:pPr>
    </w:p>
    <w:p w14:paraId="7CB3A1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#include&lt;string.h&gt;</w:t>
      </w:r>
    </w:p>
    <w:p w14:paraId="1258A206" w14:textId="77777777" w:rsidR="009224C8" w:rsidRPr="009224C8" w:rsidRDefault="009224C8" w:rsidP="009224C8">
      <w:pPr>
        <w:spacing w:before="187" w:line="372" w:lineRule="auto"/>
        <w:ind w:left="160" w:right="5755"/>
        <w:rPr>
          <w:rFonts w:ascii="Calibri"/>
          <w:b/>
          <w:sz w:val="28"/>
        </w:rPr>
      </w:pPr>
    </w:p>
    <w:p w14:paraId="6D4C833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password();</w:t>
      </w:r>
    </w:p>
    <w:p w14:paraId="2B53AACE" w14:textId="77777777" w:rsidR="009224C8" w:rsidRPr="009224C8" w:rsidRDefault="009224C8" w:rsidP="009224C8">
      <w:pPr>
        <w:spacing w:before="187" w:line="372" w:lineRule="auto"/>
        <w:ind w:left="160" w:right="5755"/>
        <w:rPr>
          <w:rFonts w:ascii="Calibri"/>
          <w:b/>
          <w:sz w:val="28"/>
        </w:rPr>
      </w:pPr>
    </w:p>
    <w:p w14:paraId="43CC6D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addrecord();</w:t>
      </w:r>
    </w:p>
    <w:p w14:paraId="1485A7CD" w14:textId="77777777" w:rsidR="009224C8" w:rsidRPr="009224C8" w:rsidRDefault="009224C8" w:rsidP="009224C8">
      <w:pPr>
        <w:spacing w:before="187" w:line="372" w:lineRule="auto"/>
        <w:ind w:left="160" w:right="5755"/>
        <w:rPr>
          <w:rFonts w:ascii="Calibri"/>
          <w:b/>
          <w:sz w:val="28"/>
        </w:rPr>
      </w:pPr>
    </w:p>
    <w:p w14:paraId="6683236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viewrecord();</w:t>
      </w:r>
    </w:p>
    <w:p w14:paraId="4FF1647B" w14:textId="77777777" w:rsidR="009224C8" w:rsidRPr="009224C8" w:rsidRDefault="009224C8" w:rsidP="009224C8">
      <w:pPr>
        <w:spacing w:before="187" w:line="372" w:lineRule="auto"/>
        <w:ind w:left="160" w:right="5755"/>
        <w:rPr>
          <w:rFonts w:ascii="Calibri"/>
          <w:b/>
          <w:sz w:val="28"/>
        </w:rPr>
      </w:pPr>
    </w:p>
    <w:p w14:paraId="7AA8A28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editrecord();</w:t>
      </w:r>
    </w:p>
    <w:p w14:paraId="326F8802" w14:textId="77777777" w:rsidR="009224C8" w:rsidRPr="009224C8" w:rsidRDefault="009224C8" w:rsidP="009224C8">
      <w:pPr>
        <w:spacing w:before="187" w:line="372" w:lineRule="auto"/>
        <w:ind w:left="160" w:right="5755"/>
        <w:rPr>
          <w:rFonts w:ascii="Calibri"/>
          <w:b/>
          <w:sz w:val="28"/>
        </w:rPr>
      </w:pPr>
    </w:p>
    <w:p w14:paraId="7BC1777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editpassword();</w:t>
      </w:r>
    </w:p>
    <w:p w14:paraId="4811CA2E" w14:textId="77777777" w:rsidR="009224C8" w:rsidRPr="009224C8" w:rsidRDefault="009224C8" w:rsidP="009224C8">
      <w:pPr>
        <w:spacing w:before="187" w:line="372" w:lineRule="auto"/>
        <w:ind w:left="160" w:right="5755"/>
        <w:rPr>
          <w:rFonts w:ascii="Calibri"/>
          <w:b/>
          <w:sz w:val="28"/>
        </w:rPr>
      </w:pPr>
    </w:p>
    <w:p w14:paraId="6D86238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void deleterecord();</w:t>
      </w:r>
    </w:p>
    <w:p w14:paraId="4E0E8DB9" w14:textId="77777777" w:rsidR="009224C8" w:rsidRPr="009224C8" w:rsidRDefault="009224C8" w:rsidP="009224C8">
      <w:pPr>
        <w:spacing w:before="187" w:line="372" w:lineRule="auto"/>
        <w:ind w:left="160" w:right="5755"/>
        <w:rPr>
          <w:rFonts w:ascii="Calibri"/>
          <w:b/>
          <w:sz w:val="28"/>
        </w:rPr>
      </w:pPr>
    </w:p>
    <w:p w14:paraId="1F5FC05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calender();</w:t>
      </w:r>
    </w:p>
    <w:p w14:paraId="37634E35" w14:textId="77777777" w:rsidR="009224C8" w:rsidRPr="009224C8" w:rsidRDefault="009224C8" w:rsidP="009224C8">
      <w:pPr>
        <w:spacing w:before="187" w:line="372" w:lineRule="auto"/>
        <w:ind w:left="160" w:right="5755"/>
        <w:rPr>
          <w:rFonts w:ascii="Calibri"/>
          <w:b/>
          <w:sz w:val="28"/>
        </w:rPr>
      </w:pPr>
    </w:p>
    <w:p w14:paraId="77BC175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struct record</w:t>
      </w:r>
    </w:p>
    <w:p w14:paraId="05D8B835" w14:textId="77777777" w:rsidR="009224C8" w:rsidRPr="009224C8" w:rsidRDefault="009224C8" w:rsidP="009224C8">
      <w:pPr>
        <w:spacing w:before="187" w:line="372" w:lineRule="auto"/>
        <w:ind w:left="160" w:right="5755"/>
        <w:rPr>
          <w:rFonts w:ascii="Calibri"/>
          <w:b/>
          <w:sz w:val="28"/>
        </w:rPr>
      </w:pPr>
    </w:p>
    <w:p w14:paraId="661F7AE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60BBE6B5" w14:textId="77777777" w:rsidR="009224C8" w:rsidRPr="009224C8" w:rsidRDefault="009224C8" w:rsidP="009224C8">
      <w:pPr>
        <w:spacing w:before="187" w:line="372" w:lineRule="auto"/>
        <w:ind w:left="160" w:right="5755"/>
        <w:rPr>
          <w:rFonts w:ascii="Calibri"/>
          <w:b/>
          <w:sz w:val="28"/>
        </w:rPr>
      </w:pPr>
    </w:p>
    <w:p w14:paraId="238E9D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time[6];</w:t>
      </w:r>
    </w:p>
    <w:p w14:paraId="31363E63" w14:textId="77777777" w:rsidR="009224C8" w:rsidRPr="009224C8" w:rsidRDefault="009224C8" w:rsidP="009224C8">
      <w:pPr>
        <w:spacing w:before="187" w:line="372" w:lineRule="auto"/>
        <w:ind w:left="160" w:right="5755"/>
        <w:rPr>
          <w:rFonts w:ascii="Calibri"/>
          <w:b/>
          <w:sz w:val="28"/>
        </w:rPr>
      </w:pPr>
    </w:p>
    <w:p w14:paraId="09042F8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name[30];</w:t>
      </w:r>
    </w:p>
    <w:p w14:paraId="009F7C60" w14:textId="77777777" w:rsidR="009224C8" w:rsidRPr="009224C8" w:rsidRDefault="009224C8" w:rsidP="009224C8">
      <w:pPr>
        <w:spacing w:before="187" w:line="372" w:lineRule="auto"/>
        <w:ind w:left="160" w:right="5755"/>
        <w:rPr>
          <w:rFonts w:ascii="Calibri"/>
          <w:b/>
          <w:sz w:val="28"/>
        </w:rPr>
      </w:pPr>
    </w:p>
    <w:p w14:paraId="017322C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place[25];</w:t>
      </w:r>
    </w:p>
    <w:p w14:paraId="390AE798" w14:textId="77777777" w:rsidR="009224C8" w:rsidRPr="009224C8" w:rsidRDefault="009224C8" w:rsidP="009224C8">
      <w:pPr>
        <w:spacing w:before="187" w:line="372" w:lineRule="auto"/>
        <w:ind w:left="160" w:right="5755"/>
        <w:rPr>
          <w:rFonts w:ascii="Calibri"/>
          <w:b/>
          <w:sz w:val="28"/>
        </w:rPr>
      </w:pPr>
    </w:p>
    <w:p w14:paraId="72637E6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duration[10];</w:t>
      </w:r>
    </w:p>
    <w:p w14:paraId="6DF43DC1" w14:textId="77777777" w:rsidR="009224C8" w:rsidRPr="009224C8" w:rsidRDefault="009224C8" w:rsidP="009224C8">
      <w:pPr>
        <w:spacing w:before="187" w:line="372" w:lineRule="auto"/>
        <w:ind w:left="160" w:right="5755"/>
        <w:rPr>
          <w:rFonts w:ascii="Calibri"/>
          <w:b/>
          <w:sz w:val="28"/>
        </w:rPr>
      </w:pPr>
    </w:p>
    <w:p w14:paraId="4DF2125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note[500];</w:t>
      </w:r>
    </w:p>
    <w:p w14:paraId="5AB59B58" w14:textId="77777777" w:rsidR="009224C8" w:rsidRPr="009224C8" w:rsidRDefault="009224C8" w:rsidP="009224C8">
      <w:pPr>
        <w:spacing w:before="187" w:line="372" w:lineRule="auto"/>
        <w:ind w:left="160" w:right="5755"/>
        <w:rPr>
          <w:rFonts w:ascii="Calibri"/>
          <w:b/>
          <w:sz w:val="28"/>
        </w:rPr>
      </w:pPr>
    </w:p>
    <w:p w14:paraId="04156AB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w:t>
      </w:r>
    </w:p>
    <w:p w14:paraId="44ABCFF6" w14:textId="77777777" w:rsidR="009224C8" w:rsidRPr="009224C8" w:rsidRDefault="009224C8" w:rsidP="009224C8">
      <w:pPr>
        <w:spacing w:before="187" w:line="372" w:lineRule="auto"/>
        <w:ind w:left="160" w:right="5755"/>
        <w:rPr>
          <w:rFonts w:ascii="Calibri"/>
          <w:b/>
          <w:sz w:val="28"/>
        </w:rPr>
      </w:pPr>
    </w:p>
    <w:p w14:paraId="0E55F64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int main()</w:t>
      </w:r>
    </w:p>
    <w:p w14:paraId="12D5901B" w14:textId="77777777" w:rsidR="009224C8" w:rsidRPr="009224C8" w:rsidRDefault="009224C8" w:rsidP="009224C8">
      <w:pPr>
        <w:spacing w:before="187" w:line="372" w:lineRule="auto"/>
        <w:ind w:left="160" w:right="5755"/>
        <w:rPr>
          <w:rFonts w:ascii="Calibri"/>
          <w:b/>
          <w:sz w:val="28"/>
        </w:rPr>
      </w:pPr>
    </w:p>
    <w:p w14:paraId="260629E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5581A748" w14:textId="77777777" w:rsidR="009224C8" w:rsidRPr="009224C8" w:rsidRDefault="009224C8" w:rsidP="009224C8">
      <w:pPr>
        <w:spacing w:before="187" w:line="372" w:lineRule="auto"/>
        <w:ind w:left="160" w:right="5755"/>
        <w:rPr>
          <w:rFonts w:ascii="Calibri"/>
          <w:b/>
          <w:sz w:val="28"/>
        </w:rPr>
      </w:pPr>
    </w:p>
    <w:p w14:paraId="69FB496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ch,k;</w:t>
      </w:r>
    </w:p>
    <w:p w14:paraId="683AC802" w14:textId="77777777" w:rsidR="009224C8" w:rsidRPr="009224C8" w:rsidRDefault="009224C8" w:rsidP="009224C8">
      <w:pPr>
        <w:spacing w:before="187" w:line="372" w:lineRule="auto"/>
        <w:ind w:left="160" w:right="5755"/>
        <w:rPr>
          <w:rFonts w:ascii="Calibri"/>
          <w:b/>
          <w:sz w:val="28"/>
        </w:rPr>
      </w:pPr>
    </w:p>
    <w:p w14:paraId="3217D04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printf("\n\n\t***********************************\n");</w:t>
      </w:r>
    </w:p>
    <w:p w14:paraId="569E7F5F" w14:textId="77777777" w:rsidR="009224C8" w:rsidRPr="009224C8" w:rsidRDefault="009224C8" w:rsidP="009224C8">
      <w:pPr>
        <w:spacing w:before="187" w:line="372" w:lineRule="auto"/>
        <w:ind w:left="160" w:right="5755"/>
        <w:rPr>
          <w:rFonts w:ascii="Calibri"/>
          <w:b/>
          <w:sz w:val="28"/>
        </w:rPr>
      </w:pPr>
    </w:p>
    <w:p w14:paraId="19894D3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printf("\t*PASSWORD PROTECTED PERSONAL DIARY \t*\n");</w:t>
      </w:r>
    </w:p>
    <w:p w14:paraId="4363C11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t>printf("\t*         AND CALENDER             \t*\n");</w:t>
      </w:r>
    </w:p>
    <w:p w14:paraId="64F3A390" w14:textId="77777777" w:rsidR="009224C8" w:rsidRPr="009224C8" w:rsidRDefault="009224C8" w:rsidP="009224C8">
      <w:pPr>
        <w:spacing w:before="187" w:line="372" w:lineRule="auto"/>
        <w:ind w:left="160" w:right="5755"/>
        <w:rPr>
          <w:rFonts w:ascii="Calibri"/>
          <w:b/>
          <w:sz w:val="28"/>
        </w:rPr>
      </w:pPr>
    </w:p>
    <w:p w14:paraId="71D6B01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w:t>
      </w:r>
    </w:p>
    <w:p w14:paraId="542E47F5" w14:textId="77777777" w:rsidR="009224C8" w:rsidRPr="009224C8" w:rsidRDefault="009224C8" w:rsidP="009224C8">
      <w:pPr>
        <w:spacing w:before="187" w:line="372" w:lineRule="auto"/>
        <w:ind w:left="160" w:right="5755"/>
        <w:rPr>
          <w:rFonts w:ascii="Calibri"/>
          <w:b/>
          <w:sz w:val="28"/>
        </w:rPr>
      </w:pPr>
    </w:p>
    <w:p w14:paraId="0E8B678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while(1)</w:t>
      </w:r>
    </w:p>
    <w:p w14:paraId="150FAAF8" w14:textId="77777777" w:rsidR="009224C8" w:rsidRPr="009224C8" w:rsidRDefault="009224C8" w:rsidP="009224C8">
      <w:pPr>
        <w:spacing w:before="187" w:line="372" w:lineRule="auto"/>
        <w:ind w:left="160" w:right="5755"/>
        <w:rPr>
          <w:rFonts w:ascii="Calibri"/>
          <w:b/>
          <w:sz w:val="28"/>
        </w:rPr>
      </w:pPr>
    </w:p>
    <w:p w14:paraId="151EA86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542FA673" w14:textId="77777777" w:rsidR="009224C8" w:rsidRPr="009224C8" w:rsidRDefault="009224C8" w:rsidP="009224C8">
      <w:pPr>
        <w:spacing w:before="187" w:line="372" w:lineRule="auto"/>
        <w:ind w:left="160" w:right="5755"/>
        <w:rPr>
          <w:rFonts w:ascii="Calibri"/>
          <w:b/>
          <w:sz w:val="28"/>
        </w:rPr>
      </w:pPr>
    </w:p>
    <w:p w14:paraId="43116F9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printf("\n\n\tMAIN MENU:");</w:t>
      </w:r>
    </w:p>
    <w:p w14:paraId="0EF36162" w14:textId="77777777" w:rsidR="009224C8" w:rsidRPr="009224C8" w:rsidRDefault="009224C8" w:rsidP="009224C8">
      <w:pPr>
        <w:spacing w:before="187" w:line="372" w:lineRule="auto"/>
        <w:ind w:left="160" w:right="5755"/>
        <w:rPr>
          <w:rFonts w:ascii="Calibri"/>
          <w:b/>
          <w:sz w:val="28"/>
        </w:rPr>
      </w:pPr>
    </w:p>
    <w:p w14:paraId="29EB987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printf("\n\tCALENDER\t[1]");</w:t>
      </w:r>
    </w:p>
    <w:p w14:paraId="4E43BE21" w14:textId="77777777" w:rsidR="009224C8" w:rsidRPr="009224C8" w:rsidRDefault="009224C8" w:rsidP="009224C8">
      <w:pPr>
        <w:spacing w:before="187" w:line="372" w:lineRule="auto"/>
        <w:ind w:left="160" w:right="5755"/>
        <w:rPr>
          <w:rFonts w:ascii="Calibri"/>
          <w:b/>
          <w:sz w:val="28"/>
        </w:rPr>
      </w:pPr>
    </w:p>
    <w:p w14:paraId="17E1CFB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printf("\n\tADD RECORD\t[2]");</w:t>
      </w:r>
    </w:p>
    <w:p w14:paraId="4CEB074F" w14:textId="77777777" w:rsidR="009224C8" w:rsidRPr="009224C8" w:rsidRDefault="009224C8" w:rsidP="009224C8">
      <w:pPr>
        <w:spacing w:before="187" w:line="372" w:lineRule="auto"/>
        <w:ind w:left="160" w:right="5755"/>
        <w:rPr>
          <w:rFonts w:ascii="Calibri"/>
          <w:b/>
          <w:sz w:val="28"/>
        </w:rPr>
      </w:pPr>
    </w:p>
    <w:p w14:paraId="6F843B6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printf("\n\tVIEW RECORD\t[3]");</w:t>
      </w:r>
    </w:p>
    <w:p w14:paraId="3EE72F10" w14:textId="77777777" w:rsidR="009224C8" w:rsidRPr="009224C8" w:rsidRDefault="009224C8" w:rsidP="009224C8">
      <w:pPr>
        <w:spacing w:before="187" w:line="372" w:lineRule="auto"/>
        <w:ind w:left="160" w:right="5755"/>
        <w:rPr>
          <w:rFonts w:ascii="Calibri"/>
          <w:b/>
          <w:sz w:val="28"/>
        </w:rPr>
      </w:pPr>
    </w:p>
    <w:p w14:paraId="46055A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printf("\n\tEDIT RECORD\t[4]");</w:t>
      </w:r>
    </w:p>
    <w:p w14:paraId="566B94E4" w14:textId="77777777" w:rsidR="009224C8" w:rsidRPr="009224C8" w:rsidRDefault="009224C8" w:rsidP="009224C8">
      <w:pPr>
        <w:spacing w:before="187" w:line="372" w:lineRule="auto"/>
        <w:ind w:left="160" w:right="5755"/>
        <w:rPr>
          <w:rFonts w:ascii="Calibri"/>
          <w:b/>
          <w:sz w:val="28"/>
        </w:rPr>
      </w:pPr>
    </w:p>
    <w:p w14:paraId="783BC19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printf("\n\tDELETE RECORD\t[5]");</w:t>
      </w:r>
    </w:p>
    <w:p w14:paraId="277FE5F4" w14:textId="77777777" w:rsidR="009224C8" w:rsidRPr="009224C8" w:rsidRDefault="009224C8" w:rsidP="009224C8">
      <w:pPr>
        <w:spacing w:before="187" w:line="372" w:lineRule="auto"/>
        <w:ind w:left="160" w:right="5755"/>
        <w:rPr>
          <w:rFonts w:ascii="Calibri"/>
          <w:b/>
          <w:sz w:val="28"/>
        </w:rPr>
      </w:pPr>
    </w:p>
    <w:p w14:paraId="70A5786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printf("\n\tEDIT PASSWORD\t[6]");</w:t>
      </w:r>
    </w:p>
    <w:p w14:paraId="17094BE2" w14:textId="77777777" w:rsidR="009224C8" w:rsidRPr="009224C8" w:rsidRDefault="009224C8" w:rsidP="009224C8">
      <w:pPr>
        <w:spacing w:before="187" w:line="372" w:lineRule="auto"/>
        <w:ind w:left="160" w:right="5755"/>
        <w:rPr>
          <w:rFonts w:ascii="Calibri"/>
          <w:b/>
          <w:sz w:val="28"/>
        </w:rPr>
      </w:pPr>
    </w:p>
    <w:p w14:paraId="5AB0DAC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printf("\n\tEXIT\t\t[7]");</w:t>
      </w:r>
    </w:p>
    <w:p w14:paraId="4DC57DD9" w14:textId="77777777" w:rsidR="009224C8" w:rsidRPr="009224C8" w:rsidRDefault="009224C8" w:rsidP="009224C8">
      <w:pPr>
        <w:spacing w:before="187" w:line="372" w:lineRule="auto"/>
        <w:ind w:left="160" w:right="5755"/>
        <w:rPr>
          <w:rFonts w:ascii="Calibri"/>
          <w:b/>
          <w:sz w:val="28"/>
        </w:rPr>
      </w:pPr>
    </w:p>
    <w:p w14:paraId="2C79D6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printf("\n\n\tENTER YOUR CHOICE:");</w:t>
      </w:r>
    </w:p>
    <w:p w14:paraId="591B8A11" w14:textId="77777777" w:rsidR="009224C8" w:rsidRPr="009224C8" w:rsidRDefault="009224C8" w:rsidP="009224C8">
      <w:pPr>
        <w:spacing w:before="187" w:line="372" w:lineRule="auto"/>
        <w:ind w:left="160" w:right="5755"/>
        <w:rPr>
          <w:rFonts w:ascii="Calibri"/>
          <w:b/>
          <w:sz w:val="28"/>
        </w:rPr>
      </w:pPr>
    </w:p>
    <w:p w14:paraId="108C8DB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scanf("%d",&amp;ch);</w:t>
      </w:r>
    </w:p>
    <w:p w14:paraId="7B25494B" w14:textId="77777777" w:rsidR="009224C8" w:rsidRPr="009224C8" w:rsidRDefault="009224C8" w:rsidP="009224C8">
      <w:pPr>
        <w:spacing w:before="187" w:line="372" w:lineRule="auto"/>
        <w:ind w:left="160" w:right="5755"/>
        <w:rPr>
          <w:rFonts w:ascii="Calibri"/>
          <w:b/>
          <w:sz w:val="28"/>
        </w:rPr>
      </w:pPr>
    </w:p>
    <w:p w14:paraId="6079BBB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switch(ch)</w:t>
      </w:r>
    </w:p>
    <w:p w14:paraId="3922D32A" w14:textId="77777777" w:rsidR="009224C8" w:rsidRPr="009224C8" w:rsidRDefault="009224C8" w:rsidP="009224C8">
      <w:pPr>
        <w:spacing w:before="187" w:line="372" w:lineRule="auto"/>
        <w:ind w:left="160" w:right="5755"/>
        <w:rPr>
          <w:rFonts w:ascii="Calibri"/>
          <w:b/>
          <w:sz w:val="28"/>
        </w:rPr>
      </w:pPr>
    </w:p>
    <w:p w14:paraId="080BC5E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6B317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t xml:space="preserve">    case 1:</w:t>
      </w:r>
    </w:p>
    <w:p w14:paraId="5F98EC9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t xml:space="preserve">    k=calender();</w:t>
      </w:r>
    </w:p>
    <w:p w14:paraId="08B8BF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t>break;</w:t>
      </w:r>
    </w:p>
    <w:p w14:paraId="328E2A7C" w14:textId="77777777" w:rsidR="009224C8" w:rsidRPr="009224C8" w:rsidRDefault="009224C8" w:rsidP="009224C8">
      <w:pPr>
        <w:spacing w:before="187" w:line="372" w:lineRule="auto"/>
        <w:ind w:left="160" w:right="5755"/>
        <w:rPr>
          <w:rFonts w:ascii="Calibri"/>
          <w:b/>
          <w:sz w:val="28"/>
        </w:rPr>
      </w:pPr>
    </w:p>
    <w:p w14:paraId="130092E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2:</w:t>
      </w:r>
    </w:p>
    <w:p w14:paraId="1810F9DF" w14:textId="77777777" w:rsidR="009224C8" w:rsidRPr="009224C8" w:rsidRDefault="009224C8" w:rsidP="009224C8">
      <w:pPr>
        <w:spacing w:before="187" w:line="372" w:lineRule="auto"/>
        <w:ind w:left="160" w:right="5755"/>
        <w:rPr>
          <w:rFonts w:ascii="Calibri"/>
          <w:b/>
          <w:sz w:val="28"/>
        </w:rPr>
      </w:pPr>
    </w:p>
    <w:p w14:paraId="5E4E91D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addrecord();</w:t>
      </w:r>
    </w:p>
    <w:p w14:paraId="073DB6EE" w14:textId="77777777" w:rsidR="009224C8" w:rsidRPr="009224C8" w:rsidRDefault="009224C8" w:rsidP="009224C8">
      <w:pPr>
        <w:spacing w:before="187" w:line="372" w:lineRule="auto"/>
        <w:ind w:left="160" w:right="5755"/>
        <w:rPr>
          <w:rFonts w:ascii="Calibri"/>
          <w:b/>
          <w:sz w:val="28"/>
        </w:rPr>
      </w:pPr>
    </w:p>
    <w:p w14:paraId="659F896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3467E095" w14:textId="77777777" w:rsidR="009224C8" w:rsidRPr="009224C8" w:rsidRDefault="009224C8" w:rsidP="009224C8">
      <w:pPr>
        <w:spacing w:before="187" w:line="372" w:lineRule="auto"/>
        <w:ind w:left="160" w:right="5755"/>
        <w:rPr>
          <w:rFonts w:ascii="Calibri"/>
          <w:b/>
          <w:sz w:val="28"/>
        </w:rPr>
      </w:pPr>
    </w:p>
    <w:p w14:paraId="101F80A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3:</w:t>
      </w:r>
    </w:p>
    <w:p w14:paraId="23968BCA" w14:textId="77777777" w:rsidR="009224C8" w:rsidRPr="009224C8" w:rsidRDefault="009224C8" w:rsidP="009224C8">
      <w:pPr>
        <w:spacing w:before="187" w:line="372" w:lineRule="auto"/>
        <w:ind w:left="160" w:right="5755"/>
        <w:rPr>
          <w:rFonts w:ascii="Calibri"/>
          <w:b/>
          <w:sz w:val="28"/>
        </w:rPr>
      </w:pPr>
    </w:p>
    <w:p w14:paraId="617D7C0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viewrecord();</w:t>
      </w:r>
    </w:p>
    <w:p w14:paraId="260CFD5A" w14:textId="77777777" w:rsidR="009224C8" w:rsidRPr="009224C8" w:rsidRDefault="009224C8" w:rsidP="009224C8">
      <w:pPr>
        <w:spacing w:before="187" w:line="372" w:lineRule="auto"/>
        <w:ind w:left="160" w:right="5755"/>
        <w:rPr>
          <w:rFonts w:ascii="Calibri"/>
          <w:b/>
          <w:sz w:val="28"/>
        </w:rPr>
      </w:pPr>
    </w:p>
    <w:p w14:paraId="5B603E7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1649FE41" w14:textId="77777777" w:rsidR="009224C8" w:rsidRPr="009224C8" w:rsidRDefault="009224C8" w:rsidP="009224C8">
      <w:pPr>
        <w:spacing w:before="187" w:line="372" w:lineRule="auto"/>
        <w:ind w:left="160" w:right="5755"/>
        <w:rPr>
          <w:rFonts w:ascii="Calibri"/>
          <w:b/>
          <w:sz w:val="28"/>
        </w:rPr>
      </w:pPr>
    </w:p>
    <w:p w14:paraId="2FABC9F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4:</w:t>
      </w:r>
    </w:p>
    <w:p w14:paraId="6C701E6F" w14:textId="77777777" w:rsidR="009224C8" w:rsidRPr="009224C8" w:rsidRDefault="009224C8" w:rsidP="009224C8">
      <w:pPr>
        <w:spacing w:before="187" w:line="372" w:lineRule="auto"/>
        <w:ind w:left="160" w:right="5755"/>
        <w:rPr>
          <w:rFonts w:ascii="Calibri"/>
          <w:b/>
          <w:sz w:val="28"/>
        </w:rPr>
      </w:pPr>
    </w:p>
    <w:p w14:paraId="244C856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editrecord();</w:t>
      </w:r>
    </w:p>
    <w:p w14:paraId="26A5BA39" w14:textId="77777777" w:rsidR="009224C8" w:rsidRPr="009224C8" w:rsidRDefault="009224C8" w:rsidP="009224C8">
      <w:pPr>
        <w:spacing w:before="187" w:line="372" w:lineRule="auto"/>
        <w:ind w:left="160" w:right="5755"/>
        <w:rPr>
          <w:rFonts w:ascii="Calibri"/>
          <w:b/>
          <w:sz w:val="28"/>
        </w:rPr>
      </w:pPr>
    </w:p>
    <w:p w14:paraId="3EE5EA5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155B9F9D" w14:textId="77777777" w:rsidR="009224C8" w:rsidRPr="009224C8" w:rsidRDefault="009224C8" w:rsidP="009224C8">
      <w:pPr>
        <w:spacing w:before="187" w:line="372" w:lineRule="auto"/>
        <w:ind w:left="160" w:right="5755"/>
        <w:rPr>
          <w:rFonts w:ascii="Calibri"/>
          <w:b/>
          <w:sz w:val="28"/>
        </w:rPr>
      </w:pPr>
    </w:p>
    <w:p w14:paraId="7707109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5:</w:t>
      </w:r>
    </w:p>
    <w:p w14:paraId="65155B48" w14:textId="77777777" w:rsidR="009224C8" w:rsidRPr="009224C8" w:rsidRDefault="009224C8" w:rsidP="009224C8">
      <w:pPr>
        <w:spacing w:before="187" w:line="372" w:lineRule="auto"/>
        <w:ind w:left="160" w:right="5755"/>
        <w:rPr>
          <w:rFonts w:ascii="Calibri"/>
          <w:b/>
          <w:sz w:val="28"/>
        </w:rPr>
      </w:pPr>
    </w:p>
    <w:p w14:paraId="7F5BC9E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deleterecord();</w:t>
      </w:r>
    </w:p>
    <w:p w14:paraId="7F5E4ABB" w14:textId="77777777" w:rsidR="009224C8" w:rsidRPr="009224C8" w:rsidRDefault="009224C8" w:rsidP="009224C8">
      <w:pPr>
        <w:spacing w:before="187" w:line="372" w:lineRule="auto"/>
        <w:ind w:left="160" w:right="5755"/>
        <w:rPr>
          <w:rFonts w:ascii="Calibri"/>
          <w:b/>
          <w:sz w:val="28"/>
        </w:rPr>
      </w:pPr>
    </w:p>
    <w:p w14:paraId="5F65EC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6433D0B3" w14:textId="77777777" w:rsidR="009224C8" w:rsidRPr="009224C8" w:rsidRDefault="009224C8" w:rsidP="009224C8">
      <w:pPr>
        <w:spacing w:before="187" w:line="372" w:lineRule="auto"/>
        <w:ind w:left="160" w:right="5755"/>
        <w:rPr>
          <w:rFonts w:ascii="Calibri"/>
          <w:b/>
          <w:sz w:val="28"/>
        </w:rPr>
      </w:pPr>
    </w:p>
    <w:p w14:paraId="32DA58A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6:</w:t>
      </w:r>
    </w:p>
    <w:p w14:paraId="7D885256" w14:textId="77777777" w:rsidR="009224C8" w:rsidRPr="009224C8" w:rsidRDefault="009224C8" w:rsidP="009224C8">
      <w:pPr>
        <w:spacing w:before="187" w:line="372" w:lineRule="auto"/>
        <w:ind w:left="160" w:right="5755"/>
        <w:rPr>
          <w:rFonts w:ascii="Calibri"/>
          <w:b/>
          <w:sz w:val="28"/>
        </w:rPr>
      </w:pPr>
    </w:p>
    <w:p w14:paraId="71CBB29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editpassword();</w:t>
      </w:r>
    </w:p>
    <w:p w14:paraId="2E90172A" w14:textId="77777777" w:rsidR="009224C8" w:rsidRPr="009224C8" w:rsidRDefault="009224C8" w:rsidP="009224C8">
      <w:pPr>
        <w:spacing w:before="187" w:line="372" w:lineRule="auto"/>
        <w:ind w:left="160" w:right="5755"/>
        <w:rPr>
          <w:rFonts w:ascii="Calibri"/>
          <w:b/>
          <w:sz w:val="28"/>
        </w:rPr>
      </w:pPr>
    </w:p>
    <w:p w14:paraId="68D56FE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break;</w:t>
      </w:r>
    </w:p>
    <w:p w14:paraId="5F332CB0" w14:textId="77777777" w:rsidR="009224C8" w:rsidRPr="009224C8" w:rsidRDefault="009224C8" w:rsidP="009224C8">
      <w:pPr>
        <w:spacing w:before="187" w:line="372" w:lineRule="auto"/>
        <w:ind w:left="160" w:right="5755"/>
        <w:rPr>
          <w:rFonts w:ascii="Calibri"/>
          <w:b/>
          <w:sz w:val="28"/>
        </w:rPr>
      </w:pPr>
    </w:p>
    <w:p w14:paraId="49463D1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7:</w:t>
      </w:r>
    </w:p>
    <w:p w14:paraId="26A3984B" w14:textId="77777777" w:rsidR="009224C8" w:rsidRPr="009224C8" w:rsidRDefault="009224C8" w:rsidP="009224C8">
      <w:pPr>
        <w:spacing w:before="187" w:line="372" w:lineRule="auto"/>
        <w:ind w:left="160" w:right="5755"/>
        <w:rPr>
          <w:rFonts w:ascii="Calibri"/>
          <w:b/>
          <w:sz w:val="28"/>
        </w:rPr>
      </w:pPr>
    </w:p>
    <w:p w14:paraId="6D163A6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printf("\n\n\t\tTHANK YOU FOR USING THE SOFTWARE ");</w:t>
      </w:r>
    </w:p>
    <w:p w14:paraId="08CB745D" w14:textId="77777777" w:rsidR="009224C8" w:rsidRPr="009224C8" w:rsidRDefault="009224C8" w:rsidP="009224C8">
      <w:pPr>
        <w:spacing w:before="187" w:line="372" w:lineRule="auto"/>
        <w:ind w:left="160" w:right="5755"/>
        <w:rPr>
          <w:rFonts w:ascii="Calibri"/>
          <w:b/>
          <w:sz w:val="28"/>
        </w:rPr>
      </w:pPr>
    </w:p>
    <w:p w14:paraId="003BB97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0E473ED0" w14:textId="77777777" w:rsidR="009224C8" w:rsidRPr="009224C8" w:rsidRDefault="009224C8" w:rsidP="009224C8">
      <w:pPr>
        <w:spacing w:before="187" w:line="372" w:lineRule="auto"/>
        <w:ind w:left="160" w:right="5755"/>
        <w:rPr>
          <w:rFonts w:ascii="Calibri"/>
          <w:b/>
          <w:sz w:val="28"/>
        </w:rPr>
      </w:pPr>
    </w:p>
    <w:p w14:paraId="5E415B9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exit(0);</w:t>
      </w:r>
    </w:p>
    <w:p w14:paraId="0C63E0F8" w14:textId="77777777" w:rsidR="009224C8" w:rsidRPr="009224C8" w:rsidRDefault="009224C8" w:rsidP="009224C8">
      <w:pPr>
        <w:spacing w:before="187" w:line="372" w:lineRule="auto"/>
        <w:ind w:left="160" w:right="5755"/>
        <w:rPr>
          <w:rFonts w:ascii="Calibri"/>
          <w:b/>
          <w:sz w:val="28"/>
        </w:rPr>
      </w:pPr>
    </w:p>
    <w:p w14:paraId="6EBA54B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default:</w:t>
      </w:r>
    </w:p>
    <w:p w14:paraId="7D5113BF" w14:textId="77777777" w:rsidR="009224C8" w:rsidRPr="009224C8" w:rsidRDefault="009224C8" w:rsidP="009224C8">
      <w:pPr>
        <w:spacing w:before="187" w:line="372" w:lineRule="auto"/>
        <w:ind w:left="160" w:right="5755"/>
        <w:rPr>
          <w:rFonts w:ascii="Calibri"/>
          <w:b/>
          <w:sz w:val="28"/>
        </w:rPr>
      </w:pPr>
    </w:p>
    <w:p w14:paraId="2A6F7EC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printf("\nYOU ENTERED WRONG CHOICE..");</w:t>
      </w:r>
    </w:p>
    <w:p w14:paraId="12602E0E" w14:textId="77777777" w:rsidR="009224C8" w:rsidRPr="009224C8" w:rsidRDefault="009224C8" w:rsidP="009224C8">
      <w:pPr>
        <w:spacing w:before="187" w:line="372" w:lineRule="auto"/>
        <w:ind w:left="160" w:right="5755"/>
        <w:rPr>
          <w:rFonts w:ascii="Calibri"/>
          <w:b/>
          <w:sz w:val="28"/>
        </w:rPr>
      </w:pPr>
    </w:p>
    <w:p w14:paraId="0ED38FA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TRY AGAIN");</w:t>
      </w:r>
    </w:p>
    <w:p w14:paraId="653BA95A" w14:textId="77777777" w:rsidR="009224C8" w:rsidRPr="009224C8" w:rsidRDefault="009224C8" w:rsidP="009224C8">
      <w:pPr>
        <w:spacing w:before="187" w:line="372" w:lineRule="auto"/>
        <w:ind w:left="160" w:right="5755"/>
        <w:rPr>
          <w:rFonts w:ascii="Calibri"/>
          <w:b/>
          <w:sz w:val="28"/>
        </w:rPr>
      </w:pPr>
    </w:p>
    <w:p w14:paraId="3CDCC2C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7C2A1BE5" w14:textId="77777777" w:rsidR="009224C8" w:rsidRPr="009224C8" w:rsidRDefault="009224C8" w:rsidP="009224C8">
      <w:pPr>
        <w:spacing w:before="187" w:line="372" w:lineRule="auto"/>
        <w:ind w:left="160" w:right="5755"/>
        <w:rPr>
          <w:rFonts w:ascii="Calibri"/>
          <w:b/>
          <w:sz w:val="28"/>
        </w:rPr>
      </w:pPr>
    </w:p>
    <w:p w14:paraId="767D0FD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break;</w:t>
      </w:r>
    </w:p>
    <w:p w14:paraId="36D55118" w14:textId="77777777" w:rsidR="009224C8" w:rsidRPr="009224C8" w:rsidRDefault="009224C8" w:rsidP="009224C8">
      <w:pPr>
        <w:spacing w:before="187" w:line="372" w:lineRule="auto"/>
        <w:ind w:left="160" w:right="5755"/>
        <w:rPr>
          <w:rFonts w:ascii="Calibri"/>
          <w:b/>
          <w:sz w:val="28"/>
        </w:rPr>
      </w:pPr>
    </w:p>
    <w:p w14:paraId="3094E3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ADB3C69" w14:textId="77777777" w:rsidR="009224C8" w:rsidRPr="009224C8" w:rsidRDefault="009224C8" w:rsidP="009224C8">
      <w:pPr>
        <w:spacing w:before="187" w:line="372" w:lineRule="auto"/>
        <w:ind w:left="160" w:right="5755"/>
        <w:rPr>
          <w:rFonts w:ascii="Calibri"/>
          <w:b/>
          <w:sz w:val="28"/>
        </w:rPr>
      </w:pPr>
    </w:p>
    <w:p w14:paraId="27A981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2CE95B21" w14:textId="77777777" w:rsidR="009224C8" w:rsidRPr="009224C8" w:rsidRDefault="009224C8" w:rsidP="009224C8">
      <w:pPr>
        <w:spacing w:before="187" w:line="372" w:lineRule="auto"/>
        <w:ind w:left="160" w:right="5755"/>
        <w:rPr>
          <w:rFonts w:ascii="Calibri"/>
          <w:b/>
          <w:sz w:val="28"/>
        </w:rPr>
      </w:pPr>
    </w:p>
    <w:p w14:paraId="0F59BD2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0BA7BE8" w14:textId="77777777" w:rsidR="009224C8" w:rsidRPr="009224C8" w:rsidRDefault="009224C8" w:rsidP="009224C8">
      <w:pPr>
        <w:spacing w:before="187" w:line="372" w:lineRule="auto"/>
        <w:ind w:left="160" w:right="5755"/>
        <w:rPr>
          <w:rFonts w:ascii="Calibri"/>
          <w:b/>
          <w:sz w:val="28"/>
        </w:rPr>
      </w:pPr>
    </w:p>
    <w:p w14:paraId="0D3014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0;</w:t>
      </w:r>
    </w:p>
    <w:p w14:paraId="08941173" w14:textId="77777777" w:rsidR="009224C8" w:rsidRPr="009224C8" w:rsidRDefault="009224C8" w:rsidP="009224C8">
      <w:pPr>
        <w:spacing w:before="187" w:line="372" w:lineRule="auto"/>
        <w:ind w:left="160" w:right="5755"/>
        <w:rPr>
          <w:rFonts w:ascii="Calibri"/>
          <w:b/>
          <w:sz w:val="28"/>
        </w:rPr>
      </w:pPr>
    </w:p>
    <w:p w14:paraId="336E27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23E0F878" w14:textId="77777777" w:rsidR="009224C8" w:rsidRPr="009224C8" w:rsidRDefault="009224C8" w:rsidP="009224C8">
      <w:pPr>
        <w:spacing w:before="187" w:line="372" w:lineRule="auto"/>
        <w:ind w:left="160" w:right="5755"/>
        <w:rPr>
          <w:rFonts w:ascii="Calibri"/>
          <w:b/>
          <w:sz w:val="28"/>
        </w:rPr>
      </w:pPr>
    </w:p>
    <w:p w14:paraId="08A8E80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addrecord( )</w:t>
      </w:r>
    </w:p>
    <w:p w14:paraId="52D9265F" w14:textId="77777777" w:rsidR="009224C8" w:rsidRPr="009224C8" w:rsidRDefault="009224C8" w:rsidP="009224C8">
      <w:pPr>
        <w:spacing w:before="187" w:line="372" w:lineRule="auto"/>
        <w:ind w:left="160" w:right="5755"/>
        <w:rPr>
          <w:rFonts w:ascii="Calibri"/>
          <w:b/>
          <w:sz w:val="28"/>
        </w:rPr>
      </w:pPr>
    </w:p>
    <w:p w14:paraId="6FA1EEF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3258E01B" w14:textId="77777777" w:rsidR="009224C8" w:rsidRPr="009224C8" w:rsidRDefault="009224C8" w:rsidP="009224C8">
      <w:pPr>
        <w:spacing w:before="187" w:line="372" w:lineRule="auto"/>
        <w:ind w:left="160" w:right="5755"/>
        <w:rPr>
          <w:rFonts w:ascii="Calibri"/>
          <w:b/>
          <w:sz w:val="28"/>
        </w:rPr>
      </w:pPr>
    </w:p>
    <w:p w14:paraId="169A41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36C24ABD" w14:textId="77777777" w:rsidR="009224C8" w:rsidRPr="009224C8" w:rsidRDefault="009224C8" w:rsidP="009224C8">
      <w:pPr>
        <w:spacing w:before="187" w:line="372" w:lineRule="auto"/>
        <w:ind w:left="160" w:right="5755"/>
        <w:rPr>
          <w:rFonts w:ascii="Calibri"/>
          <w:b/>
          <w:sz w:val="28"/>
        </w:rPr>
      </w:pPr>
    </w:p>
    <w:p w14:paraId="56B9F8C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FILE *fp ;</w:t>
      </w:r>
    </w:p>
    <w:p w14:paraId="37897BAD" w14:textId="77777777" w:rsidR="009224C8" w:rsidRPr="009224C8" w:rsidRDefault="009224C8" w:rsidP="009224C8">
      <w:pPr>
        <w:spacing w:before="187" w:line="372" w:lineRule="auto"/>
        <w:ind w:left="160" w:right="5755"/>
        <w:rPr>
          <w:rFonts w:ascii="Calibri"/>
          <w:b/>
          <w:sz w:val="28"/>
        </w:rPr>
      </w:pPr>
    </w:p>
    <w:p w14:paraId="305A7B1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char another = 'Y' ,time[10];</w:t>
      </w:r>
    </w:p>
    <w:p w14:paraId="1A30A94D" w14:textId="77777777" w:rsidR="009224C8" w:rsidRPr="009224C8" w:rsidRDefault="009224C8" w:rsidP="009224C8">
      <w:pPr>
        <w:spacing w:before="187" w:line="372" w:lineRule="auto"/>
        <w:ind w:left="160" w:right="5755"/>
        <w:rPr>
          <w:rFonts w:ascii="Calibri"/>
          <w:b/>
          <w:sz w:val="28"/>
        </w:rPr>
      </w:pPr>
    </w:p>
    <w:p w14:paraId="57DBAC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struct record e ;</w:t>
      </w:r>
    </w:p>
    <w:p w14:paraId="216996A4" w14:textId="77777777" w:rsidR="009224C8" w:rsidRPr="009224C8" w:rsidRDefault="009224C8" w:rsidP="009224C8">
      <w:pPr>
        <w:spacing w:before="187" w:line="372" w:lineRule="auto"/>
        <w:ind w:left="160" w:right="5755"/>
        <w:rPr>
          <w:rFonts w:ascii="Calibri"/>
          <w:b/>
          <w:sz w:val="28"/>
        </w:rPr>
      </w:pPr>
    </w:p>
    <w:p w14:paraId="6AC4C5F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filename[15];</w:t>
      </w:r>
    </w:p>
    <w:p w14:paraId="19EAFA35" w14:textId="77777777" w:rsidR="009224C8" w:rsidRPr="009224C8" w:rsidRDefault="009224C8" w:rsidP="009224C8">
      <w:pPr>
        <w:spacing w:before="187" w:line="372" w:lineRule="auto"/>
        <w:ind w:left="160" w:right="5755"/>
        <w:rPr>
          <w:rFonts w:ascii="Calibri"/>
          <w:b/>
          <w:sz w:val="28"/>
        </w:rPr>
      </w:pPr>
    </w:p>
    <w:p w14:paraId="668D918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choice;</w:t>
      </w:r>
    </w:p>
    <w:p w14:paraId="6015C74E" w14:textId="77777777" w:rsidR="009224C8" w:rsidRPr="009224C8" w:rsidRDefault="009224C8" w:rsidP="009224C8">
      <w:pPr>
        <w:spacing w:before="187" w:line="372" w:lineRule="auto"/>
        <w:ind w:left="160" w:right="5755"/>
        <w:rPr>
          <w:rFonts w:ascii="Calibri"/>
          <w:b/>
          <w:sz w:val="28"/>
        </w:rPr>
      </w:pPr>
    </w:p>
    <w:p w14:paraId="3E8BE98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printf("\n\n\t\t***************************\n");</w:t>
      </w:r>
    </w:p>
    <w:p w14:paraId="188BCDD8" w14:textId="77777777" w:rsidR="009224C8" w:rsidRPr="009224C8" w:rsidRDefault="009224C8" w:rsidP="009224C8">
      <w:pPr>
        <w:spacing w:before="187" w:line="372" w:lineRule="auto"/>
        <w:ind w:left="160" w:right="5755"/>
        <w:rPr>
          <w:rFonts w:ascii="Calibri"/>
          <w:b/>
          <w:sz w:val="28"/>
        </w:rPr>
      </w:pPr>
    </w:p>
    <w:p w14:paraId="4664A87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printf("\t\t* WELCOME TO THE ADD MENU *");</w:t>
      </w:r>
    </w:p>
    <w:p w14:paraId="1E9FC4A2" w14:textId="77777777" w:rsidR="009224C8" w:rsidRPr="009224C8" w:rsidRDefault="009224C8" w:rsidP="009224C8">
      <w:pPr>
        <w:spacing w:before="187" w:line="372" w:lineRule="auto"/>
        <w:ind w:left="160" w:right="5755"/>
        <w:rPr>
          <w:rFonts w:ascii="Calibri"/>
          <w:b/>
          <w:sz w:val="28"/>
        </w:rPr>
      </w:pPr>
    </w:p>
    <w:p w14:paraId="724747C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printf("\n\t\t***************************\n\n");</w:t>
      </w:r>
    </w:p>
    <w:p w14:paraId="339A7238" w14:textId="77777777" w:rsidR="009224C8" w:rsidRPr="009224C8" w:rsidRDefault="009224C8" w:rsidP="009224C8">
      <w:pPr>
        <w:spacing w:before="187" w:line="372" w:lineRule="auto"/>
        <w:ind w:left="160" w:right="5755"/>
        <w:rPr>
          <w:rFonts w:ascii="Calibri"/>
          <w:b/>
          <w:sz w:val="28"/>
        </w:rPr>
      </w:pPr>
    </w:p>
    <w:p w14:paraId="471C93C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printf("\n\n\tENTER DATE OF YOUR RECORD:[yyyy-mm-dd]:");</w:t>
      </w:r>
    </w:p>
    <w:p w14:paraId="2E5F07ED" w14:textId="77777777" w:rsidR="009224C8" w:rsidRPr="009224C8" w:rsidRDefault="009224C8" w:rsidP="009224C8">
      <w:pPr>
        <w:spacing w:before="187" w:line="372" w:lineRule="auto"/>
        <w:ind w:left="160" w:right="5755"/>
        <w:rPr>
          <w:rFonts w:ascii="Calibri"/>
          <w:b/>
          <w:sz w:val="28"/>
        </w:rPr>
      </w:pPr>
    </w:p>
    <w:p w14:paraId="0EBFCA8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6EC9055D" w14:textId="77777777" w:rsidR="009224C8" w:rsidRPr="009224C8" w:rsidRDefault="009224C8" w:rsidP="009224C8">
      <w:pPr>
        <w:spacing w:before="187" w:line="372" w:lineRule="auto"/>
        <w:ind w:left="160" w:right="5755"/>
        <w:rPr>
          <w:rFonts w:ascii="Calibri"/>
          <w:b/>
          <w:sz w:val="28"/>
        </w:rPr>
      </w:pPr>
    </w:p>
    <w:p w14:paraId="30DFB1B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gets(filename);</w:t>
      </w:r>
    </w:p>
    <w:p w14:paraId="10B1160B" w14:textId="77777777" w:rsidR="009224C8" w:rsidRPr="009224C8" w:rsidRDefault="009224C8" w:rsidP="009224C8">
      <w:pPr>
        <w:spacing w:before="187" w:line="372" w:lineRule="auto"/>
        <w:ind w:left="160" w:right="5755"/>
        <w:rPr>
          <w:rFonts w:ascii="Calibri"/>
          <w:b/>
          <w:sz w:val="28"/>
        </w:rPr>
      </w:pPr>
    </w:p>
    <w:p w14:paraId="74A75AB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 = fopen (filename, "ab+" ) ;</w:t>
      </w:r>
    </w:p>
    <w:p w14:paraId="534F2911" w14:textId="77777777" w:rsidR="009224C8" w:rsidRPr="009224C8" w:rsidRDefault="009224C8" w:rsidP="009224C8">
      <w:pPr>
        <w:spacing w:before="187" w:line="372" w:lineRule="auto"/>
        <w:ind w:left="160" w:right="5755"/>
        <w:rPr>
          <w:rFonts w:ascii="Calibri"/>
          <w:b/>
          <w:sz w:val="28"/>
        </w:rPr>
      </w:pPr>
    </w:p>
    <w:p w14:paraId="1EE7594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 ( fp == NULL )</w:t>
      </w:r>
    </w:p>
    <w:p w14:paraId="2C57D18E" w14:textId="77777777" w:rsidR="009224C8" w:rsidRPr="009224C8" w:rsidRDefault="009224C8" w:rsidP="009224C8">
      <w:pPr>
        <w:spacing w:before="187" w:line="372" w:lineRule="auto"/>
        <w:ind w:left="160" w:right="5755"/>
        <w:rPr>
          <w:rFonts w:ascii="Calibri"/>
          <w:b/>
          <w:sz w:val="28"/>
        </w:rPr>
      </w:pPr>
    </w:p>
    <w:p w14:paraId="400EFE3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A3C5935" w14:textId="77777777" w:rsidR="009224C8" w:rsidRPr="009224C8" w:rsidRDefault="009224C8" w:rsidP="009224C8">
      <w:pPr>
        <w:spacing w:before="187" w:line="372" w:lineRule="auto"/>
        <w:ind w:left="160" w:right="5755"/>
        <w:rPr>
          <w:rFonts w:ascii="Calibri"/>
          <w:b/>
          <w:sz w:val="28"/>
        </w:rPr>
      </w:pPr>
    </w:p>
    <w:p w14:paraId="1837011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fp=fopen(filename,"wb+");</w:t>
      </w:r>
    </w:p>
    <w:p w14:paraId="1130FFEF" w14:textId="77777777" w:rsidR="009224C8" w:rsidRPr="009224C8" w:rsidRDefault="009224C8" w:rsidP="009224C8">
      <w:pPr>
        <w:spacing w:before="187" w:line="372" w:lineRule="auto"/>
        <w:ind w:left="160" w:right="5755"/>
        <w:rPr>
          <w:rFonts w:ascii="Calibri"/>
          <w:b/>
          <w:sz w:val="28"/>
        </w:rPr>
      </w:pPr>
    </w:p>
    <w:p w14:paraId="1FD738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if(fp==NULL)</w:t>
      </w:r>
    </w:p>
    <w:p w14:paraId="1EB1E820" w14:textId="77777777" w:rsidR="009224C8" w:rsidRPr="009224C8" w:rsidRDefault="009224C8" w:rsidP="009224C8">
      <w:pPr>
        <w:spacing w:before="187" w:line="372" w:lineRule="auto"/>
        <w:ind w:left="160" w:right="5755"/>
        <w:rPr>
          <w:rFonts w:ascii="Calibri"/>
          <w:b/>
          <w:sz w:val="28"/>
        </w:rPr>
      </w:pPr>
    </w:p>
    <w:p w14:paraId="2A22DF8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6E617F6" w14:textId="77777777" w:rsidR="009224C8" w:rsidRPr="009224C8" w:rsidRDefault="009224C8" w:rsidP="009224C8">
      <w:pPr>
        <w:spacing w:before="187" w:line="372" w:lineRule="auto"/>
        <w:ind w:left="160" w:right="5755"/>
        <w:rPr>
          <w:rFonts w:ascii="Calibri"/>
          <w:b/>
          <w:sz w:val="28"/>
        </w:rPr>
      </w:pPr>
    </w:p>
    <w:p w14:paraId="1431EAA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printf("\nSYSTEM ERROR...");</w:t>
      </w:r>
    </w:p>
    <w:p w14:paraId="5A039135" w14:textId="77777777" w:rsidR="009224C8" w:rsidRPr="009224C8" w:rsidRDefault="009224C8" w:rsidP="009224C8">
      <w:pPr>
        <w:spacing w:before="187" w:line="372" w:lineRule="auto"/>
        <w:ind w:left="160" w:right="5755"/>
        <w:rPr>
          <w:rFonts w:ascii="Calibri"/>
          <w:b/>
          <w:sz w:val="28"/>
        </w:rPr>
      </w:pPr>
    </w:p>
    <w:p w14:paraId="55E6933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w:t>
      </w:r>
      <w:r w:rsidRPr="009224C8">
        <w:rPr>
          <w:rFonts w:ascii="Calibri"/>
          <w:b/>
          <w:sz w:val="28"/>
        </w:rPr>
        <w:lastRenderedPageBreak/>
        <w:t>EXIT");</w:t>
      </w:r>
    </w:p>
    <w:p w14:paraId="09AA9394" w14:textId="77777777" w:rsidR="009224C8" w:rsidRPr="009224C8" w:rsidRDefault="009224C8" w:rsidP="009224C8">
      <w:pPr>
        <w:spacing w:before="187" w:line="372" w:lineRule="auto"/>
        <w:ind w:left="160" w:right="5755"/>
        <w:rPr>
          <w:rFonts w:ascii="Calibri"/>
          <w:b/>
          <w:sz w:val="28"/>
        </w:rPr>
      </w:pPr>
    </w:p>
    <w:p w14:paraId="6FEC4C2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5731BD78" w14:textId="77777777" w:rsidR="009224C8" w:rsidRPr="009224C8" w:rsidRDefault="009224C8" w:rsidP="009224C8">
      <w:pPr>
        <w:spacing w:before="187" w:line="372" w:lineRule="auto"/>
        <w:ind w:left="160" w:right="5755"/>
        <w:rPr>
          <w:rFonts w:ascii="Calibri"/>
          <w:b/>
          <w:sz w:val="28"/>
        </w:rPr>
      </w:pPr>
    </w:p>
    <w:p w14:paraId="2A3E8E0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3CDB1F19" w14:textId="77777777" w:rsidR="009224C8" w:rsidRPr="009224C8" w:rsidRDefault="009224C8" w:rsidP="009224C8">
      <w:pPr>
        <w:spacing w:before="187" w:line="372" w:lineRule="auto"/>
        <w:ind w:left="160" w:right="5755"/>
        <w:rPr>
          <w:rFonts w:ascii="Calibri"/>
          <w:b/>
          <w:sz w:val="28"/>
        </w:rPr>
      </w:pPr>
    </w:p>
    <w:p w14:paraId="3D44CE4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3AA95F2" w14:textId="77777777" w:rsidR="009224C8" w:rsidRPr="009224C8" w:rsidRDefault="009224C8" w:rsidP="009224C8">
      <w:pPr>
        <w:spacing w:before="187" w:line="372" w:lineRule="auto"/>
        <w:ind w:left="160" w:right="5755"/>
        <w:rPr>
          <w:rFonts w:ascii="Calibri"/>
          <w:b/>
          <w:sz w:val="28"/>
        </w:rPr>
      </w:pPr>
    </w:p>
    <w:p w14:paraId="12472D1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F98E24E" w14:textId="77777777" w:rsidR="009224C8" w:rsidRPr="009224C8" w:rsidRDefault="009224C8" w:rsidP="009224C8">
      <w:pPr>
        <w:spacing w:before="187" w:line="372" w:lineRule="auto"/>
        <w:ind w:left="160" w:right="5755"/>
        <w:rPr>
          <w:rFonts w:ascii="Calibri"/>
          <w:b/>
          <w:sz w:val="28"/>
        </w:rPr>
      </w:pPr>
    </w:p>
    <w:p w14:paraId="372EB13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 ( another == 'Y'|| another=='y' )</w:t>
      </w:r>
    </w:p>
    <w:p w14:paraId="15514D85" w14:textId="77777777" w:rsidR="009224C8" w:rsidRPr="009224C8" w:rsidRDefault="009224C8" w:rsidP="009224C8">
      <w:pPr>
        <w:spacing w:before="187" w:line="372" w:lineRule="auto"/>
        <w:ind w:left="160" w:right="5755"/>
        <w:rPr>
          <w:rFonts w:ascii="Calibri"/>
          <w:b/>
          <w:sz w:val="28"/>
        </w:rPr>
      </w:pPr>
    </w:p>
    <w:p w14:paraId="6B17A62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54F1BC4" w14:textId="77777777" w:rsidR="009224C8" w:rsidRPr="009224C8" w:rsidRDefault="009224C8" w:rsidP="009224C8">
      <w:pPr>
        <w:spacing w:before="187" w:line="372" w:lineRule="auto"/>
        <w:ind w:left="160" w:right="5755"/>
        <w:rPr>
          <w:rFonts w:ascii="Calibri"/>
          <w:b/>
          <w:sz w:val="28"/>
        </w:rPr>
      </w:pPr>
    </w:p>
    <w:p w14:paraId="46E8D4C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choice=0;</w:t>
      </w:r>
    </w:p>
    <w:p w14:paraId="6D383820" w14:textId="77777777" w:rsidR="009224C8" w:rsidRPr="009224C8" w:rsidRDefault="009224C8" w:rsidP="009224C8">
      <w:pPr>
        <w:spacing w:before="187" w:line="372" w:lineRule="auto"/>
        <w:ind w:left="160" w:right="5755"/>
        <w:rPr>
          <w:rFonts w:ascii="Calibri"/>
          <w:b/>
          <w:sz w:val="28"/>
        </w:rPr>
      </w:pPr>
    </w:p>
    <w:p w14:paraId="20CE0F4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1C2DB133" w14:textId="77777777" w:rsidR="009224C8" w:rsidRPr="009224C8" w:rsidRDefault="009224C8" w:rsidP="009224C8">
      <w:pPr>
        <w:spacing w:before="187" w:line="372" w:lineRule="auto"/>
        <w:ind w:left="160" w:right="5755"/>
        <w:rPr>
          <w:rFonts w:ascii="Calibri"/>
          <w:b/>
          <w:sz w:val="28"/>
        </w:rPr>
      </w:pPr>
    </w:p>
    <w:p w14:paraId="1FF3BC2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 "\n\tENTER </w:t>
      </w:r>
      <w:r w:rsidRPr="009224C8">
        <w:rPr>
          <w:rFonts w:ascii="Calibri"/>
          <w:b/>
          <w:sz w:val="28"/>
        </w:rPr>
        <w:lastRenderedPageBreak/>
        <w:t>TIME:[hh:mm]:");</w:t>
      </w:r>
    </w:p>
    <w:p w14:paraId="64862112" w14:textId="77777777" w:rsidR="009224C8" w:rsidRPr="009224C8" w:rsidRDefault="009224C8" w:rsidP="009224C8">
      <w:pPr>
        <w:spacing w:before="187" w:line="372" w:lineRule="auto"/>
        <w:ind w:left="160" w:right="5755"/>
        <w:rPr>
          <w:rFonts w:ascii="Calibri"/>
          <w:b/>
          <w:sz w:val="28"/>
        </w:rPr>
      </w:pPr>
    </w:p>
    <w:p w14:paraId="08AFA7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scanf("%s",time);</w:t>
      </w:r>
    </w:p>
    <w:p w14:paraId="55C80B46" w14:textId="77777777" w:rsidR="009224C8" w:rsidRPr="009224C8" w:rsidRDefault="009224C8" w:rsidP="009224C8">
      <w:pPr>
        <w:spacing w:before="187" w:line="372" w:lineRule="auto"/>
        <w:ind w:left="160" w:right="5755"/>
        <w:rPr>
          <w:rFonts w:ascii="Calibri"/>
          <w:b/>
          <w:sz w:val="28"/>
        </w:rPr>
      </w:pPr>
    </w:p>
    <w:p w14:paraId="7665608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rewind(fp);</w:t>
      </w:r>
    </w:p>
    <w:p w14:paraId="2A353506" w14:textId="77777777" w:rsidR="009224C8" w:rsidRPr="009224C8" w:rsidRDefault="009224C8" w:rsidP="009224C8">
      <w:pPr>
        <w:spacing w:before="187" w:line="372" w:lineRule="auto"/>
        <w:ind w:left="160" w:right="5755"/>
        <w:rPr>
          <w:rFonts w:ascii="Calibri"/>
          <w:b/>
          <w:sz w:val="28"/>
        </w:rPr>
      </w:pPr>
    </w:p>
    <w:p w14:paraId="563FE52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while(fread(&amp;e,sizeof(e),1,fp)==1)</w:t>
      </w:r>
    </w:p>
    <w:p w14:paraId="6C469E98" w14:textId="77777777" w:rsidR="009224C8" w:rsidRPr="009224C8" w:rsidRDefault="009224C8" w:rsidP="009224C8">
      <w:pPr>
        <w:spacing w:before="187" w:line="372" w:lineRule="auto"/>
        <w:ind w:left="160" w:right="5755"/>
        <w:rPr>
          <w:rFonts w:ascii="Calibri"/>
          <w:b/>
          <w:sz w:val="28"/>
        </w:rPr>
      </w:pPr>
    </w:p>
    <w:p w14:paraId="6C3F2B7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E739D58" w14:textId="77777777" w:rsidR="009224C8" w:rsidRPr="009224C8" w:rsidRDefault="009224C8" w:rsidP="009224C8">
      <w:pPr>
        <w:spacing w:before="187" w:line="372" w:lineRule="auto"/>
        <w:ind w:left="160" w:right="5755"/>
        <w:rPr>
          <w:rFonts w:ascii="Calibri"/>
          <w:b/>
          <w:sz w:val="28"/>
        </w:rPr>
      </w:pPr>
    </w:p>
    <w:p w14:paraId="4468117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if(strcmp(e.time,time)==0)</w:t>
      </w:r>
    </w:p>
    <w:p w14:paraId="6772A332" w14:textId="77777777" w:rsidR="009224C8" w:rsidRPr="009224C8" w:rsidRDefault="009224C8" w:rsidP="009224C8">
      <w:pPr>
        <w:spacing w:before="187" w:line="372" w:lineRule="auto"/>
        <w:ind w:left="160" w:right="5755"/>
        <w:rPr>
          <w:rFonts w:ascii="Calibri"/>
          <w:b/>
          <w:sz w:val="28"/>
        </w:rPr>
      </w:pPr>
    </w:p>
    <w:p w14:paraId="33EBB25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426ADFE" w14:textId="77777777" w:rsidR="009224C8" w:rsidRPr="009224C8" w:rsidRDefault="009224C8" w:rsidP="009224C8">
      <w:pPr>
        <w:spacing w:before="187" w:line="372" w:lineRule="auto"/>
        <w:ind w:left="160" w:right="5755"/>
        <w:rPr>
          <w:rFonts w:ascii="Calibri"/>
          <w:b/>
          <w:sz w:val="28"/>
        </w:rPr>
      </w:pPr>
    </w:p>
    <w:p w14:paraId="0AEDCE0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printf("\n\tTHE RECORD ALREADY EXISTS.\n");</w:t>
      </w:r>
    </w:p>
    <w:p w14:paraId="6006AE66" w14:textId="77777777" w:rsidR="009224C8" w:rsidRPr="009224C8" w:rsidRDefault="009224C8" w:rsidP="009224C8">
      <w:pPr>
        <w:spacing w:before="187" w:line="372" w:lineRule="auto"/>
        <w:ind w:left="160" w:right="5755"/>
        <w:rPr>
          <w:rFonts w:ascii="Calibri"/>
          <w:b/>
          <w:sz w:val="28"/>
        </w:rPr>
      </w:pPr>
    </w:p>
    <w:p w14:paraId="7B5D6B8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choice=1;</w:t>
      </w:r>
    </w:p>
    <w:p w14:paraId="49F3DAA9" w14:textId="77777777" w:rsidR="009224C8" w:rsidRPr="009224C8" w:rsidRDefault="009224C8" w:rsidP="009224C8">
      <w:pPr>
        <w:spacing w:before="187" w:line="372" w:lineRule="auto"/>
        <w:ind w:left="160" w:right="5755"/>
        <w:rPr>
          <w:rFonts w:ascii="Calibri"/>
          <w:b/>
          <w:sz w:val="28"/>
        </w:rPr>
      </w:pPr>
    </w:p>
    <w:p w14:paraId="2B18688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26EC26E" w14:textId="77777777" w:rsidR="009224C8" w:rsidRPr="009224C8" w:rsidRDefault="009224C8" w:rsidP="009224C8">
      <w:pPr>
        <w:spacing w:before="187" w:line="372" w:lineRule="auto"/>
        <w:ind w:left="160" w:right="5755"/>
        <w:rPr>
          <w:rFonts w:ascii="Calibri"/>
          <w:b/>
          <w:sz w:val="28"/>
        </w:rPr>
      </w:pPr>
    </w:p>
    <w:p w14:paraId="4E25E96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F78D0EB" w14:textId="77777777" w:rsidR="009224C8" w:rsidRPr="009224C8" w:rsidRDefault="009224C8" w:rsidP="009224C8">
      <w:pPr>
        <w:spacing w:before="187" w:line="372" w:lineRule="auto"/>
        <w:ind w:left="160" w:right="5755"/>
        <w:rPr>
          <w:rFonts w:ascii="Calibri"/>
          <w:b/>
          <w:sz w:val="28"/>
        </w:rPr>
      </w:pPr>
    </w:p>
    <w:p w14:paraId="78F3846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if(choice==0)</w:t>
      </w:r>
    </w:p>
    <w:p w14:paraId="312C97F4" w14:textId="77777777" w:rsidR="009224C8" w:rsidRPr="009224C8" w:rsidRDefault="009224C8" w:rsidP="009224C8">
      <w:pPr>
        <w:spacing w:before="187" w:line="372" w:lineRule="auto"/>
        <w:ind w:left="160" w:right="5755"/>
        <w:rPr>
          <w:rFonts w:ascii="Calibri"/>
          <w:b/>
          <w:sz w:val="28"/>
        </w:rPr>
      </w:pPr>
    </w:p>
    <w:p w14:paraId="16CE286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DF10388" w14:textId="77777777" w:rsidR="009224C8" w:rsidRPr="009224C8" w:rsidRDefault="009224C8" w:rsidP="009224C8">
      <w:pPr>
        <w:spacing w:before="187" w:line="372" w:lineRule="auto"/>
        <w:ind w:left="160" w:right="5755"/>
        <w:rPr>
          <w:rFonts w:ascii="Calibri"/>
          <w:b/>
          <w:sz w:val="28"/>
        </w:rPr>
      </w:pPr>
    </w:p>
    <w:p w14:paraId="22216BD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strcpy(e.time,time);</w:t>
      </w:r>
    </w:p>
    <w:p w14:paraId="77342067" w14:textId="77777777" w:rsidR="009224C8" w:rsidRPr="009224C8" w:rsidRDefault="009224C8" w:rsidP="009224C8">
      <w:pPr>
        <w:spacing w:before="187" w:line="372" w:lineRule="auto"/>
        <w:ind w:left="160" w:right="5755"/>
        <w:rPr>
          <w:rFonts w:ascii="Calibri"/>
          <w:b/>
          <w:sz w:val="28"/>
        </w:rPr>
      </w:pPr>
    </w:p>
    <w:p w14:paraId="25CBF9D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printf("\tENTER NAME:");</w:t>
      </w:r>
    </w:p>
    <w:p w14:paraId="1D3B9E12" w14:textId="77777777" w:rsidR="009224C8" w:rsidRPr="009224C8" w:rsidRDefault="009224C8" w:rsidP="009224C8">
      <w:pPr>
        <w:spacing w:before="187" w:line="372" w:lineRule="auto"/>
        <w:ind w:left="160" w:right="5755"/>
        <w:rPr>
          <w:rFonts w:ascii="Calibri"/>
          <w:b/>
          <w:sz w:val="28"/>
        </w:rPr>
      </w:pPr>
    </w:p>
    <w:p w14:paraId="132BD58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13AB96B4" w14:textId="77777777" w:rsidR="009224C8" w:rsidRPr="009224C8" w:rsidRDefault="009224C8" w:rsidP="009224C8">
      <w:pPr>
        <w:spacing w:before="187" w:line="372" w:lineRule="auto"/>
        <w:ind w:left="160" w:right="5755"/>
        <w:rPr>
          <w:rFonts w:ascii="Calibri"/>
          <w:b/>
          <w:sz w:val="28"/>
        </w:rPr>
      </w:pPr>
    </w:p>
    <w:p w14:paraId="38C1382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gets(e.name);</w:t>
      </w:r>
    </w:p>
    <w:p w14:paraId="6793216D" w14:textId="77777777" w:rsidR="009224C8" w:rsidRPr="009224C8" w:rsidRDefault="009224C8" w:rsidP="009224C8">
      <w:pPr>
        <w:spacing w:before="187" w:line="372" w:lineRule="auto"/>
        <w:ind w:left="160" w:right="5755"/>
        <w:rPr>
          <w:rFonts w:ascii="Calibri"/>
          <w:b/>
          <w:sz w:val="28"/>
        </w:rPr>
      </w:pPr>
    </w:p>
    <w:p w14:paraId="127651D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602DF5D3" w14:textId="77777777" w:rsidR="009224C8" w:rsidRPr="009224C8" w:rsidRDefault="009224C8" w:rsidP="009224C8">
      <w:pPr>
        <w:spacing w:before="187" w:line="372" w:lineRule="auto"/>
        <w:ind w:left="160" w:right="5755"/>
        <w:rPr>
          <w:rFonts w:ascii="Calibri"/>
          <w:b/>
          <w:sz w:val="28"/>
        </w:rPr>
      </w:pPr>
    </w:p>
    <w:p w14:paraId="5E3C884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printf("\tENTER PLACE:");</w:t>
      </w:r>
    </w:p>
    <w:p w14:paraId="5343EEF8" w14:textId="77777777" w:rsidR="009224C8" w:rsidRPr="009224C8" w:rsidRDefault="009224C8" w:rsidP="009224C8">
      <w:pPr>
        <w:spacing w:before="187" w:line="372" w:lineRule="auto"/>
        <w:ind w:left="160" w:right="5755"/>
        <w:rPr>
          <w:rFonts w:ascii="Calibri"/>
          <w:b/>
          <w:sz w:val="28"/>
        </w:rPr>
      </w:pPr>
    </w:p>
    <w:p w14:paraId="703373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gets(e.place);</w:t>
      </w:r>
    </w:p>
    <w:p w14:paraId="00D9C303" w14:textId="77777777" w:rsidR="009224C8" w:rsidRPr="009224C8" w:rsidRDefault="009224C8" w:rsidP="009224C8">
      <w:pPr>
        <w:spacing w:before="187" w:line="372" w:lineRule="auto"/>
        <w:ind w:left="160" w:right="5755"/>
        <w:rPr>
          <w:rFonts w:ascii="Calibri"/>
          <w:b/>
          <w:sz w:val="28"/>
        </w:rPr>
      </w:pPr>
    </w:p>
    <w:p w14:paraId="3D1AEC5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4CE95318" w14:textId="77777777" w:rsidR="009224C8" w:rsidRPr="009224C8" w:rsidRDefault="009224C8" w:rsidP="009224C8">
      <w:pPr>
        <w:spacing w:before="187" w:line="372" w:lineRule="auto"/>
        <w:ind w:left="160" w:right="5755"/>
        <w:rPr>
          <w:rFonts w:ascii="Calibri"/>
          <w:b/>
          <w:sz w:val="28"/>
        </w:rPr>
      </w:pPr>
    </w:p>
    <w:p w14:paraId="2E25995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printf("\tENTER DURATION:");</w:t>
      </w:r>
    </w:p>
    <w:p w14:paraId="73783502" w14:textId="77777777" w:rsidR="009224C8" w:rsidRPr="009224C8" w:rsidRDefault="009224C8" w:rsidP="009224C8">
      <w:pPr>
        <w:spacing w:before="187" w:line="372" w:lineRule="auto"/>
        <w:ind w:left="160" w:right="5755"/>
        <w:rPr>
          <w:rFonts w:ascii="Calibri"/>
          <w:b/>
          <w:sz w:val="28"/>
        </w:rPr>
      </w:pPr>
    </w:p>
    <w:p w14:paraId="6596737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gets(e.duration);</w:t>
      </w:r>
    </w:p>
    <w:p w14:paraId="57D902EF" w14:textId="77777777" w:rsidR="009224C8" w:rsidRPr="009224C8" w:rsidRDefault="009224C8" w:rsidP="009224C8">
      <w:pPr>
        <w:spacing w:before="187" w:line="372" w:lineRule="auto"/>
        <w:ind w:left="160" w:right="5755"/>
        <w:rPr>
          <w:rFonts w:ascii="Calibri"/>
          <w:b/>
          <w:sz w:val="28"/>
        </w:rPr>
      </w:pPr>
    </w:p>
    <w:p w14:paraId="3B526F1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647C2D74" w14:textId="77777777" w:rsidR="009224C8" w:rsidRPr="009224C8" w:rsidRDefault="009224C8" w:rsidP="009224C8">
      <w:pPr>
        <w:spacing w:before="187" w:line="372" w:lineRule="auto"/>
        <w:ind w:left="160" w:right="5755"/>
        <w:rPr>
          <w:rFonts w:ascii="Calibri"/>
          <w:b/>
          <w:sz w:val="28"/>
        </w:rPr>
      </w:pPr>
    </w:p>
    <w:p w14:paraId="0AE897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printf("\tNOTE:");</w:t>
      </w:r>
    </w:p>
    <w:p w14:paraId="17FB8F1C" w14:textId="77777777" w:rsidR="009224C8" w:rsidRPr="009224C8" w:rsidRDefault="009224C8" w:rsidP="009224C8">
      <w:pPr>
        <w:spacing w:before="187" w:line="372" w:lineRule="auto"/>
        <w:ind w:left="160" w:right="5755"/>
        <w:rPr>
          <w:rFonts w:ascii="Calibri"/>
          <w:b/>
          <w:sz w:val="28"/>
        </w:rPr>
      </w:pPr>
    </w:p>
    <w:p w14:paraId="28ADD3C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gets(e.note);</w:t>
      </w:r>
    </w:p>
    <w:p w14:paraId="2FA25262" w14:textId="77777777" w:rsidR="009224C8" w:rsidRPr="009224C8" w:rsidRDefault="009224C8" w:rsidP="009224C8">
      <w:pPr>
        <w:spacing w:before="187" w:line="372" w:lineRule="auto"/>
        <w:ind w:left="160" w:right="5755"/>
        <w:rPr>
          <w:rFonts w:ascii="Calibri"/>
          <w:b/>
          <w:sz w:val="28"/>
        </w:rPr>
      </w:pPr>
    </w:p>
    <w:p w14:paraId="013F525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fwrite ( &amp;e, sizeof ( e ), 1, fp ) ;</w:t>
      </w:r>
    </w:p>
    <w:p w14:paraId="7545C9A9" w14:textId="77777777" w:rsidR="009224C8" w:rsidRPr="009224C8" w:rsidRDefault="009224C8" w:rsidP="009224C8">
      <w:pPr>
        <w:spacing w:before="187" w:line="372" w:lineRule="auto"/>
        <w:ind w:left="160" w:right="5755"/>
        <w:rPr>
          <w:rFonts w:ascii="Calibri"/>
          <w:b/>
          <w:sz w:val="28"/>
        </w:rPr>
      </w:pPr>
    </w:p>
    <w:p w14:paraId="1156493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printf("\nYOUR RECORD IS ADDED...\n");</w:t>
      </w:r>
    </w:p>
    <w:p w14:paraId="36447D4E" w14:textId="77777777" w:rsidR="009224C8" w:rsidRPr="009224C8" w:rsidRDefault="009224C8" w:rsidP="009224C8">
      <w:pPr>
        <w:spacing w:before="187" w:line="372" w:lineRule="auto"/>
        <w:ind w:left="160" w:right="5755"/>
        <w:rPr>
          <w:rFonts w:ascii="Calibri"/>
          <w:b/>
          <w:sz w:val="28"/>
        </w:rPr>
      </w:pPr>
    </w:p>
    <w:p w14:paraId="7C87F27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66EF830" w14:textId="77777777" w:rsidR="009224C8" w:rsidRPr="009224C8" w:rsidRDefault="009224C8" w:rsidP="009224C8">
      <w:pPr>
        <w:spacing w:before="187" w:line="372" w:lineRule="auto"/>
        <w:ind w:left="160" w:right="5755"/>
        <w:rPr>
          <w:rFonts w:ascii="Calibri"/>
          <w:b/>
          <w:sz w:val="28"/>
        </w:rPr>
      </w:pPr>
    </w:p>
    <w:p w14:paraId="6A33FB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 ( "\n\tADD ANOTHER RECORD...(Y/N) " ) ;</w:t>
      </w:r>
    </w:p>
    <w:p w14:paraId="673B3186" w14:textId="77777777" w:rsidR="009224C8" w:rsidRPr="009224C8" w:rsidRDefault="009224C8" w:rsidP="009224C8">
      <w:pPr>
        <w:spacing w:before="187" w:line="372" w:lineRule="auto"/>
        <w:ind w:left="160" w:right="5755"/>
        <w:rPr>
          <w:rFonts w:ascii="Calibri"/>
          <w:b/>
          <w:sz w:val="28"/>
        </w:rPr>
      </w:pPr>
    </w:p>
    <w:p w14:paraId="64E7C90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 ( stdin ) ;</w:t>
      </w:r>
    </w:p>
    <w:p w14:paraId="2B1717B6" w14:textId="77777777" w:rsidR="009224C8" w:rsidRPr="009224C8" w:rsidRDefault="009224C8" w:rsidP="009224C8">
      <w:pPr>
        <w:spacing w:before="187" w:line="372" w:lineRule="auto"/>
        <w:ind w:left="160" w:right="5755"/>
        <w:rPr>
          <w:rFonts w:ascii="Calibri"/>
          <w:b/>
          <w:sz w:val="28"/>
        </w:rPr>
      </w:pPr>
    </w:p>
    <w:p w14:paraId="2FF56D9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another = getchar( ) ;</w:t>
      </w:r>
    </w:p>
    <w:p w14:paraId="757B31B1" w14:textId="77777777" w:rsidR="009224C8" w:rsidRPr="009224C8" w:rsidRDefault="009224C8" w:rsidP="009224C8">
      <w:pPr>
        <w:spacing w:before="187" w:line="372" w:lineRule="auto"/>
        <w:ind w:left="160" w:right="5755"/>
        <w:rPr>
          <w:rFonts w:ascii="Calibri"/>
          <w:b/>
          <w:sz w:val="28"/>
        </w:rPr>
      </w:pPr>
    </w:p>
    <w:p w14:paraId="122E57B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6E7465F" w14:textId="77777777" w:rsidR="009224C8" w:rsidRPr="009224C8" w:rsidRDefault="009224C8" w:rsidP="009224C8">
      <w:pPr>
        <w:spacing w:before="187" w:line="372" w:lineRule="auto"/>
        <w:ind w:left="160" w:right="5755"/>
        <w:rPr>
          <w:rFonts w:ascii="Calibri"/>
          <w:b/>
          <w:sz w:val="28"/>
        </w:rPr>
      </w:pPr>
    </w:p>
    <w:p w14:paraId="418363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 ( fp ) ;</w:t>
      </w:r>
    </w:p>
    <w:p w14:paraId="689C9A5D" w14:textId="77777777" w:rsidR="009224C8" w:rsidRPr="009224C8" w:rsidRDefault="009224C8" w:rsidP="009224C8">
      <w:pPr>
        <w:spacing w:before="187" w:line="372" w:lineRule="auto"/>
        <w:ind w:left="160" w:right="5755"/>
        <w:rPr>
          <w:rFonts w:ascii="Calibri"/>
          <w:b/>
          <w:sz w:val="28"/>
        </w:rPr>
      </w:pPr>
    </w:p>
    <w:p w14:paraId="5ADACE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printf("\n\n\tPRESS ANY KEY TO EXIT...");</w:t>
      </w:r>
    </w:p>
    <w:p w14:paraId="173F7990" w14:textId="77777777" w:rsidR="009224C8" w:rsidRPr="009224C8" w:rsidRDefault="009224C8" w:rsidP="009224C8">
      <w:pPr>
        <w:spacing w:before="187" w:line="372" w:lineRule="auto"/>
        <w:ind w:left="160" w:right="5755"/>
        <w:rPr>
          <w:rFonts w:ascii="Calibri"/>
          <w:b/>
          <w:sz w:val="28"/>
        </w:rPr>
      </w:pPr>
    </w:p>
    <w:p w14:paraId="79274B6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738469D5" w14:textId="77777777" w:rsidR="009224C8" w:rsidRPr="009224C8" w:rsidRDefault="009224C8" w:rsidP="009224C8">
      <w:pPr>
        <w:spacing w:before="187" w:line="372" w:lineRule="auto"/>
        <w:ind w:left="160" w:right="5755"/>
        <w:rPr>
          <w:rFonts w:ascii="Calibri"/>
          <w:b/>
          <w:sz w:val="28"/>
        </w:rPr>
      </w:pPr>
    </w:p>
    <w:p w14:paraId="39DD123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71113307" w14:textId="77777777" w:rsidR="009224C8" w:rsidRPr="009224C8" w:rsidRDefault="009224C8" w:rsidP="009224C8">
      <w:pPr>
        <w:spacing w:before="187" w:line="372" w:lineRule="auto"/>
        <w:ind w:left="160" w:right="5755"/>
        <w:rPr>
          <w:rFonts w:ascii="Calibri"/>
          <w:b/>
          <w:sz w:val="28"/>
        </w:rPr>
      </w:pPr>
    </w:p>
    <w:p w14:paraId="3BDF8C5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viewrecord( )</w:t>
      </w:r>
    </w:p>
    <w:p w14:paraId="0A1744DE" w14:textId="77777777" w:rsidR="009224C8" w:rsidRPr="009224C8" w:rsidRDefault="009224C8" w:rsidP="009224C8">
      <w:pPr>
        <w:spacing w:before="187" w:line="372" w:lineRule="auto"/>
        <w:ind w:left="160" w:right="5755"/>
        <w:rPr>
          <w:rFonts w:ascii="Calibri"/>
          <w:b/>
          <w:sz w:val="28"/>
        </w:rPr>
      </w:pPr>
    </w:p>
    <w:p w14:paraId="39B99DA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w:t>
      </w:r>
    </w:p>
    <w:p w14:paraId="20E25242" w14:textId="77777777" w:rsidR="009224C8" w:rsidRPr="009224C8" w:rsidRDefault="009224C8" w:rsidP="009224C8">
      <w:pPr>
        <w:spacing w:before="187" w:line="372" w:lineRule="auto"/>
        <w:ind w:left="160" w:right="5755"/>
        <w:rPr>
          <w:rFonts w:ascii="Calibri"/>
          <w:b/>
          <w:sz w:val="28"/>
        </w:rPr>
      </w:pPr>
    </w:p>
    <w:p w14:paraId="257A7D1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FILE *fpte ;</w:t>
      </w:r>
    </w:p>
    <w:p w14:paraId="671E2117" w14:textId="77777777" w:rsidR="009224C8" w:rsidRPr="009224C8" w:rsidRDefault="009224C8" w:rsidP="009224C8">
      <w:pPr>
        <w:spacing w:before="187" w:line="372" w:lineRule="auto"/>
        <w:ind w:left="160" w:right="5755"/>
        <w:rPr>
          <w:rFonts w:ascii="Calibri"/>
          <w:b/>
          <w:sz w:val="28"/>
        </w:rPr>
      </w:pPr>
    </w:p>
    <w:p w14:paraId="09E856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314F5DB0" w14:textId="77777777" w:rsidR="009224C8" w:rsidRPr="009224C8" w:rsidRDefault="009224C8" w:rsidP="009224C8">
      <w:pPr>
        <w:spacing w:before="187" w:line="372" w:lineRule="auto"/>
        <w:ind w:left="160" w:right="5755"/>
        <w:rPr>
          <w:rFonts w:ascii="Calibri"/>
          <w:b/>
          <w:sz w:val="28"/>
        </w:rPr>
      </w:pPr>
    </w:p>
    <w:p w14:paraId="4CC9F98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struct record customer ;</w:t>
      </w:r>
    </w:p>
    <w:p w14:paraId="7B77CDDE" w14:textId="77777777" w:rsidR="009224C8" w:rsidRPr="009224C8" w:rsidRDefault="009224C8" w:rsidP="009224C8">
      <w:pPr>
        <w:spacing w:before="187" w:line="372" w:lineRule="auto"/>
        <w:ind w:left="160" w:right="5755"/>
        <w:rPr>
          <w:rFonts w:ascii="Calibri"/>
          <w:b/>
          <w:sz w:val="28"/>
        </w:rPr>
      </w:pPr>
    </w:p>
    <w:p w14:paraId="3E21C59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time[6],choice,filename[14];</w:t>
      </w:r>
    </w:p>
    <w:p w14:paraId="30A538B3" w14:textId="77777777" w:rsidR="009224C8" w:rsidRPr="009224C8" w:rsidRDefault="009224C8" w:rsidP="009224C8">
      <w:pPr>
        <w:spacing w:before="187" w:line="372" w:lineRule="auto"/>
        <w:ind w:left="160" w:right="5755"/>
        <w:rPr>
          <w:rFonts w:ascii="Calibri"/>
          <w:b/>
          <w:sz w:val="28"/>
        </w:rPr>
      </w:pPr>
    </w:p>
    <w:p w14:paraId="4D7CE98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ch;</w:t>
      </w:r>
    </w:p>
    <w:p w14:paraId="4C175986" w14:textId="77777777" w:rsidR="009224C8" w:rsidRPr="009224C8" w:rsidRDefault="009224C8" w:rsidP="009224C8">
      <w:pPr>
        <w:spacing w:before="187" w:line="372" w:lineRule="auto"/>
        <w:ind w:left="160" w:right="5755"/>
        <w:rPr>
          <w:rFonts w:ascii="Calibri"/>
          <w:b/>
          <w:sz w:val="28"/>
        </w:rPr>
      </w:pPr>
    </w:p>
    <w:p w14:paraId="36D24B1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printf("\n\n\t\t*******************************\n");</w:t>
      </w:r>
    </w:p>
    <w:p w14:paraId="3C9769ED" w14:textId="77777777" w:rsidR="009224C8" w:rsidRPr="009224C8" w:rsidRDefault="009224C8" w:rsidP="009224C8">
      <w:pPr>
        <w:spacing w:before="187" w:line="372" w:lineRule="auto"/>
        <w:ind w:left="160" w:right="5755"/>
        <w:rPr>
          <w:rFonts w:ascii="Calibri"/>
          <w:b/>
          <w:sz w:val="28"/>
        </w:rPr>
      </w:pPr>
    </w:p>
    <w:p w14:paraId="17C7884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printf("\t\t* HERE IS THE VIEWING MENU *");</w:t>
      </w:r>
    </w:p>
    <w:p w14:paraId="5CC319AD" w14:textId="77777777" w:rsidR="009224C8" w:rsidRPr="009224C8" w:rsidRDefault="009224C8" w:rsidP="009224C8">
      <w:pPr>
        <w:spacing w:before="187" w:line="372" w:lineRule="auto"/>
        <w:ind w:left="160" w:right="5755"/>
        <w:rPr>
          <w:rFonts w:ascii="Calibri"/>
          <w:b/>
          <w:sz w:val="28"/>
        </w:rPr>
      </w:pPr>
    </w:p>
    <w:p w14:paraId="43BCE98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w:t>
      </w:r>
      <w:r w:rsidRPr="009224C8">
        <w:rPr>
          <w:rFonts w:ascii="Calibri"/>
          <w:b/>
          <w:sz w:val="28"/>
        </w:rPr>
        <w:lastRenderedPageBreak/>
        <w:t>**********\n\n");</w:t>
      </w:r>
    </w:p>
    <w:p w14:paraId="415888AF" w14:textId="77777777" w:rsidR="009224C8" w:rsidRPr="009224C8" w:rsidRDefault="009224C8" w:rsidP="009224C8">
      <w:pPr>
        <w:spacing w:before="187" w:line="372" w:lineRule="auto"/>
        <w:ind w:left="160" w:right="5755"/>
        <w:rPr>
          <w:rFonts w:ascii="Calibri"/>
          <w:b/>
          <w:sz w:val="28"/>
        </w:rPr>
      </w:pPr>
    </w:p>
    <w:p w14:paraId="7C807FD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choice=password();</w:t>
      </w:r>
    </w:p>
    <w:p w14:paraId="68B4FB8C" w14:textId="77777777" w:rsidR="009224C8" w:rsidRPr="009224C8" w:rsidRDefault="009224C8" w:rsidP="009224C8">
      <w:pPr>
        <w:spacing w:before="187" w:line="372" w:lineRule="auto"/>
        <w:ind w:left="160" w:right="5755"/>
        <w:rPr>
          <w:rFonts w:ascii="Calibri"/>
          <w:b/>
          <w:sz w:val="28"/>
        </w:rPr>
      </w:pPr>
    </w:p>
    <w:p w14:paraId="02231CB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if(choice!=0)</w:t>
      </w:r>
    </w:p>
    <w:p w14:paraId="1811D082" w14:textId="77777777" w:rsidR="009224C8" w:rsidRPr="009224C8" w:rsidRDefault="009224C8" w:rsidP="009224C8">
      <w:pPr>
        <w:spacing w:before="187" w:line="372" w:lineRule="auto"/>
        <w:ind w:left="160" w:right="5755"/>
        <w:rPr>
          <w:rFonts w:ascii="Calibri"/>
          <w:b/>
          <w:sz w:val="28"/>
        </w:rPr>
      </w:pPr>
    </w:p>
    <w:p w14:paraId="7E78C2E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9D9E0D2" w14:textId="77777777" w:rsidR="009224C8" w:rsidRPr="009224C8" w:rsidRDefault="009224C8" w:rsidP="009224C8">
      <w:pPr>
        <w:spacing w:before="187" w:line="372" w:lineRule="auto"/>
        <w:ind w:left="160" w:right="5755"/>
        <w:rPr>
          <w:rFonts w:ascii="Calibri"/>
          <w:b/>
          <w:sz w:val="28"/>
        </w:rPr>
      </w:pPr>
    </w:p>
    <w:p w14:paraId="3692CE7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3906FCDA" w14:textId="77777777" w:rsidR="009224C8" w:rsidRPr="009224C8" w:rsidRDefault="009224C8" w:rsidP="009224C8">
      <w:pPr>
        <w:spacing w:before="187" w:line="372" w:lineRule="auto"/>
        <w:ind w:left="160" w:right="5755"/>
        <w:rPr>
          <w:rFonts w:ascii="Calibri"/>
          <w:b/>
          <w:sz w:val="28"/>
        </w:rPr>
      </w:pPr>
    </w:p>
    <w:p w14:paraId="5C1F00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C5C54C8" w14:textId="77777777" w:rsidR="009224C8" w:rsidRPr="009224C8" w:rsidRDefault="009224C8" w:rsidP="009224C8">
      <w:pPr>
        <w:spacing w:before="187" w:line="372" w:lineRule="auto"/>
        <w:ind w:left="160" w:right="5755"/>
        <w:rPr>
          <w:rFonts w:ascii="Calibri"/>
          <w:b/>
          <w:sz w:val="28"/>
        </w:rPr>
      </w:pPr>
    </w:p>
    <w:p w14:paraId="6D2D545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do</w:t>
      </w:r>
    </w:p>
    <w:p w14:paraId="7F08BB8E" w14:textId="77777777" w:rsidR="009224C8" w:rsidRPr="009224C8" w:rsidRDefault="009224C8" w:rsidP="009224C8">
      <w:pPr>
        <w:spacing w:before="187" w:line="372" w:lineRule="auto"/>
        <w:ind w:left="160" w:right="5755"/>
        <w:rPr>
          <w:rFonts w:ascii="Calibri"/>
          <w:b/>
          <w:sz w:val="28"/>
        </w:rPr>
      </w:pPr>
    </w:p>
    <w:p w14:paraId="0D103AD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2ADEE25" w14:textId="77777777" w:rsidR="009224C8" w:rsidRPr="009224C8" w:rsidRDefault="009224C8" w:rsidP="009224C8">
      <w:pPr>
        <w:spacing w:before="187" w:line="372" w:lineRule="auto"/>
        <w:ind w:left="160" w:right="5755"/>
        <w:rPr>
          <w:rFonts w:ascii="Calibri"/>
          <w:b/>
          <w:sz w:val="28"/>
        </w:rPr>
      </w:pPr>
    </w:p>
    <w:p w14:paraId="2595E9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THE DATE OF RECORD TO BE VIEWED:[yyyy-mm-dd]:");</w:t>
      </w:r>
    </w:p>
    <w:p w14:paraId="03297264" w14:textId="77777777" w:rsidR="009224C8" w:rsidRPr="009224C8" w:rsidRDefault="009224C8" w:rsidP="009224C8">
      <w:pPr>
        <w:spacing w:before="187" w:line="372" w:lineRule="auto"/>
        <w:ind w:left="160" w:right="5755"/>
        <w:rPr>
          <w:rFonts w:ascii="Calibri"/>
          <w:b/>
          <w:sz w:val="28"/>
        </w:rPr>
      </w:pPr>
    </w:p>
    <w:p w14:paraId="68160DB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fflush(stdin);</w:t>
      </w:r>
    </w:p>
    <w:p w14:paraId="3119FA55" w14:textId="77777777" w:rsidR="009224C8" w:rsidRPr="009224C8" w:rsidRDefault="009224C8" w:rsidP="009224C8">
      <w:pPr>
        <w:spacing w:before="187" w:line="372" w:lineRule="auto"/>
        <w:ind w:left="160" w:right="5755"/>
        <w:rPr>
          <w:rFonts w:ascii="Calibri"/>
          <w:b/>
          <w:sz w:val="28"/>
        </w:rPr>
      </w:pPr>
    </w:p>
    <w:p w14:paraId="4CA5643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gets(filename);</w:t>
      </w:r>
    </w:p>
    <w:p w14:paraId="0002B448" w14:textId="77777777" w:rsidR="009224C8" w:rsidRPr="009224C8" w:rsidRDefault="009224C8" w:rsidP="009224C8">
      <w:pPr>
        <w:spacing w:before="187" w:line="372" w:lineRule="auto"/>
        <w:ind w:left="160" w:right="5755"/>
        <w:rPr>
          <w:rFonts w:ascii="Calibri"/>
          <w:b/>
          <w:sz w:val="28"/>
        </w:rPr>
      </w:pPr>
    </w:p>
    <w:p w14:paraId="02CACB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fpte = fopen ( filename, "rb" ) ;</w:t>
      </w:r>
    </w:p>
    <w:p w14:paraId="38FD3B08" w14:textId="77777777" w:rsidR="009224C8" w:rsidRPr="009224C8" w:rsidRDefault="009224C8" w:rsidP="009224C8">
      <w:pPr>
        <w:spacing w:before="187" w:line="372" w:lineRule="auto"/>
        <w:ind w:left="160" w:right="5755"/>
        <w:rPr>
          <w:rFonts w:ascii="Calibri"/>
          <w:b/>
          <w:sz w:val="28"/>
        </w:rPr>
      </w:pPr>
    </w:p>
    <w:p w14:paraId="65CE68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 ( fpte == NULL )</w:t>
      </w:r>
    </w:p>
    <w:p w14:paraId="3A902414" w14:textId="77777777" w:rsidR="009224C8" w:rsidRPr="009224C8" w:rsidRDefault="009224C8" w:rsidP="009224C8">
      <w:pPr>
        <w:spacing w:before="187" w:line="372" w:lineRule="auto"/>
        <w:ind w:left="160" w:right="5755"/>
        <w:rPr>
          <w:rFonts w:ascii="Calibri"/>
          <w:b/>
          <w:sz w:val="28"/>
        </w:rPr>
      </w:pPr>
    </w:p>
    <w:p w14:paraId="46C4F3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CB78BC0" w14:textId="77777777" w:rsidR="009224C8" w:rsidRPr="009224C8" w:rsidRDefault="009224C8" w:rsidP="009224C8">
      <w:pPr>
        <w:spacing w:before="187" w:line="372" w:lineRule="auto"/>
        <w:ind w:left="160" w:right="5755"/>
        <w:rPr>
          <w:rFonts w:ascii="Calibri"/>
          <w:b/>
          <w:sz w:val="28"/>
        </w:rPr>
      </w:pPr>
    </w:p>
    <w:p w14:paraId="7878FAF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puts ( "\nTHE RECORD DOES NOT EXIST...\n" ) ;</w:t>
      </w:r>
    </w:p>
    <w:p w14:paraId="5441F5F5" w14:textId="77777777" w:rsidR="009224C8" w:rsidRPr="009224C8" w:rsidRDefault="009224C8" w:rsidP="009224C8">
      <w:pPr>
        <w:spacing w:before="187" w:line="372" w:lineRule="auto"/>
        <w:ind w:left="160" w:right="5755"/>
        <w:rPr>
          <w:rFonts w:ascii="Calibri"/>
          <w:b/>
          <w:sz w:val="28"/>
        </w:rPr>
      </w:pPr>
    </w:p>
    <w:p w14:paraId="018592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printf("PRESS ANY KEY TO EXIT...");</w:t>
      </w:r>
    </w:p>
    <w:p w14:paraId="7C4FDC1A" w14:textId="77777777" w:rsidR="009224C8" w:rsidRPr="009224C8" w:rsidRDefault="009224C8" w:rsidP="009224C8">
      <w:pPr>
        <w:spacing w:before="187" w:line="372" w:lineRule="auto"/>
        <w:ind w:left="160" w:right="5755"/>
        <w:rPr>
          <w:rFonts w:ascii="Calibri"/>
          <w:b/>
          <w:sz w:val="28"/>
        </w:rPr>
      </w:pPr>
    </w:p>
    <w:p w14:paraId="1EBBD69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2724620F" w14:textId="77777777" w:rsidR="009224C8" w:rsidRPr="009224C8" w:rsidRDefault="009224C8" w:rsidP="009224C8">
      <w:pPr>
        <w:spacing w:before="187" w:line="372" w:lineRule="auto"/>
        <w:ind w:left="160" w:right="5755"/>
        <w:rPr>
          <w:rFonts w:ascii="Calibri"/>
          <w:b/>
          <w:sz w:val="28"/>
        </w:rPr>
      </w:pPr>
    </w:p>
    <w:p w14:paraId="39D28EF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5DC2CE47" w14:textId="77777777" w:rsidR="009224C8" w:rsidRPr="009224C8" w:rsidRDefault="009224C8" w:rsidP="009224C8">
      <w:pPr>
        <w:spacing w:before="187" w:line="372" w:lineRule="auto"/>
        <w:ind w:left="160" w:right="5755"/>
        <w:rPr>
          <w:rFonts w:ascii="Calibri"/>
          <w:b/>
          <w:sz w:val="28"/>
        </w:rPr>
      </w:pPr>
    </w:p>
    <w:p w14:paraId="1570570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11C699B5" w14:textId="77777777" w:rsidR="009224C8" w:rsidRPr="009224C8" w:rsidRDefault="009224C8" w:rsidP="009224C8">
      <w:pPr>
        <w:spacing w:before="187" w:line="372" w:lineRule="auto"/>
        <w:ind w:left="160" w:right="5755"/>
        <w:rPr>
          <w:rFonts w:ascii="Calibri"/>
          <w:b/>
          <w:sz w:val="28"/>
        </w:rPr>
      </w:pPr>
    </w:p>
    <w:p w14:paraId="0B036E2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1DA586E4" w14:textId="77777777" w:rsidR="009224C8" w:rsidRPr="009224C8" w:rsidRDefault="009224C8" w:rsidP="009224C8">
      <w:pPr>
        <w:spacing w:before="187" w:line="372" w:lineRule="auto"/>
        <w:ind w:left="160" w:right="5755"/>
        <w:rPr>
          <w:rFonts w:ascii="Calibri"/>
          <w:b/>
          <w:sz w:val="28"/>
        </w:rPr>
      </w:pPr>
    </w:p>
    <w:p w14:paraId="72349F8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printf("\n\tHOW WOULD YOU LIKE TO VIEW:\n");</w:t>
      </w:r>
    </w:p>
    <w:p w14:paraId="67DA1CC5" w14:textId="77777777" w:rsidR="009224C8" w:rsidRPr="009224C8" w:rsidRDefault="009224C8" w:rsidP="009224C8">
      <w:pPr>
        <w:spacing w:before="187" w:line="372" w:lineRule="auto"/>
        <w:ind w:left="160" w:right="5755"/>
        <w:rPr>
          <w:rFonts w:ascii="Calibri"/>
          <w:b/>
          <w:sz w:val="28"/>
        </w:rPr>
      </w:pPr>
    </w:p>
    <w:p w14:paraId="358E9A1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printf("\n\t1.WHOLE RECORD OF THE DAY.");</w:t>
      </w:r>
    </w:p>
    <w:p w14:paraId="3ABA4D1B" w14:textId="77777777" w:rsidR="009224C8" w:rsidRPr="009224C8" w:rsidRDefault="009224C8" w:rsidP="009224C8">
      <w:pPr>
        <w:spacing w:before="187" w:line="372" w:lineRule="auto"/>
        <w:ind w:left="160" w:right="5755"/>
        <w:rPr>
          <w:rFonts w:ascii="Calibri"/>
          <w:b/>
          <w:sz w:val="28"/>
        </w:rPr>
      </w:pPr>
    </w:p>
    <w:p w14:paraId="182CDC1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printf("\n\t2.RECORD OF FIX TIME.");</w:t>
      </w:r>
    </w:p>
    <w:p w14:paraId="0C049C61" w14:textId="77777777" w:rsidR="009224C8" w:rsidRPr="009224C8" w:rsidRDefault="009224C8" w:rsidP="009224C8">
      <w:pPr>
        <w:spacing w:before="187" w:line="372" w:lineRule="auto"/>
        <w:ind w:left="160" w:right="5755"/>
        <w:rPr>
          <w:rFonts w:ascii="Calibri"/>
          <w:b/>
          <w:sz w:val="28"/>
        </w:rPr>
      </w:pPr>
    </w:p>
    <w:p w14:paraId="27EFDAE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printf("\n\t\tENTER YOUR CHOICE:");</w:t>
      </w:r>
    </w:p>
    <w:p w14:paraId="37AE9DF3" w14:textId="77777777" w:rsidR="009224C8" w:rsidRPr="009224C8" w:rsidRDefault="009224C8" w:rsidP="009224C8">
      <w:pPr>
        <w:spacing w:before="187" w:line="372" w:lineRule="auto"/>
        <w:ind w:left="160" w:right="5755"/>
        <w:rPr>
          <w:rFonts w:ascii="Calibri"/>
          <w:b/>
          <w:sz w:val="28"/>
        </w:rPr>
      </w:pPr>
    </w:p>
    <w:p w14:paraId="40EE43A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scanf("%d",&amp;ch);</w:t>
      </w:r>
    </w:p>
    <w:p w14:paraId="0FA719DE" w14:textId="77777777" w:rsidR="009224C8" w:rsidRPr="009224C8" w:rsidRDefault="009224C8" w:rsidP="009224C8">
      <w:pPr>
        <w:spacing w:before="187" w:line="372" w:lineRule="auto"/>
        <w:ind w:left="160" w:right="5755"/>
        <w:rPr>
          <w:rFonts w:ascii="Calibri"/>
          <w:b/>
          <w:sz w:val="28"/>
        </w:rPr>
      </w:pPr>
    </w:p>
    <w:p w14:paraId="189821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switch(ch)</w:t>
      </w:r>
    </w:p>
    <w:p w14:paraId="1F3EB3A4" w14:textId="77777777" w:rsidR="009224C8" w:rsidRPr="009224C8" w:rsidRDefault="009224C8" w:rsidP="009224C8">
      <w:pPr>
        <w:spacing w:before="187" w:line="372" w:lineRule="auto"/>
        <w:ind w:left="160" w:right="5755"/>
        <w:rPr>
          <w:rFonts w:ascii="Calibri"/>
          <w:b/>
          <w:sz w:val="28"/>
        </w:rPr>
      </w:pPr>
    </w:p>
    <w:p w14:paraId="437E55B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0AA7391" w14:textId="77777777" w:rsidR="009224C8" w:rsidRPr="009224C8" w:rsidRDefault="009224C8" w:rsidP="009224C8">
      <w:pPr>
        <w:spacing w:before="187" w:line="372" w:lineRule="auto"/>
        <w:ind w:left="160" w:right="5755"/>
        <w:rPr>
          <w:rFonts w:ascii="Calibri"/>
          <w:b/>
          <w:sz w:val="28"/>
        </w:rPr>
      </w:pPr>
    </w:p>
    <w:p w14:paraId="06205CB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1:</w:t>
      </w:r>
    </w:p>
    <w:p w14:paraId="2291A68F" w14:textId="77777777" w:rsidR="009224C8" w:rsidRPr="009224C8" w:rsidRDefault="009224C8" w:rsidP="009224C8">
      <w:pPr>
        <w:spacing w:before="187" w:line="372" w:lineRule="auto"/>
        <w:ind w:left="160" w:right="5755"/>
        <w:rPr>
          <w:rFonts w:ascii="Calibri"/>
          <w:b/>
          <w:sz w:val="28"/>
        </w:rPr>
      </w:pPr>
    </w:p>
    <w:p w14:paraId="48AF79C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printf("\nTHE WHOLE RECORD FOR %s IS:",filename);</w:t>
      </w:r>
    </w:p>
    <w:p w14:paraId="0EDF286D" w14:textId="77777777" w:rsidR="009224C8" w:rsidRPr="009224C8" w:rsidRDefault="009224C8" w:rsidP="009224C8">
      <w:pPr>
        <w:spacing w:before="187" w:line="372" w:lineRule="auto"/>
        <w:ind w:left="160" w:right="5755"/>
        <w:rPr>
          <w:rFonts w:ascii="Calibri"/>
          <w:b/>
          <w:sz w:val="28"/>
        </w:rPr>
      </w:pPr>
    </w:p>
    <w:p w14:paraId="221E975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 ( fread ( &amp;customer, sizeof ( customer ), 1, fpte ) == 1 )</w:t>
      </w:r>
    </w:p>
    <w:p w14:paraId="0AA1CCB7" w14:textId="77777777" w:rsidR="009224C8" w:rsidRPr="009224C8" w:rsidRDefault="009224C8" w:rsidP="009224C8">
      <w:pPr>
        <w:spacing w:before="187" w:line="372" w:lineRule="auto"/>
        <w:ind w:left="160" w:right="5755"/>
        <w:rPr>
          <w:rFonts w:ascii="Calibri"/>
          <w:b/>
          <w:sz w:val="28"/>
        </w:rPr>
      </w:pPr>
    </w:p>
    <w:p w14:paraId="7C373A9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DD03A00" w14:textId="77777777" w:rsidR="009224C8" w:rsidRPr="009224C8" w:rsidRDefault="009224C8" w:rsidP="009224C8">
      <w:pPr>
        <w:spacing w:before="187" w:line="372" w:lineRule="auto"/>
        <w:ind w:left="160" w:right="5755"/>
        <w:rPr>
          <w:rFonts w:ascii="Calibri"/>
          <w:b/>
          <w:sz w:val="28"/>
        </w:rPr>
      </w:pPr>
    </w:p>
    <w:p w14:paraId="684E0F3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w:t>
      </w:r>
    </w:p>
    <w:p w14:paraId="15AA2BD0" w14:textId="77777777" w:rsidR="009224C8" w:rsidRPr="009224C8" w:rsidRDefault="009224C8" w:rsidP="009224C8">
      <w:pPr>
        <w:spacing w:before="187" w:line="372" w:lineRule="auto"/>
        <w:ind w:left="160" w:right="5755"/>
        <w:rPr>
          <w:rFonts w:ascii="Calibri"/>
          <w:b/>
          <w:sz w:val="28"/>
        </w:rPr>
      </w:pPr>
    </w:p>
    <w:p w14:paraId="3C5F8FF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printf("\nTIME: %s",customer.time);</w:t>
      </w:r>
    </w:p>
    <w:p w14:paraId="39221866" w14:textId="77777777" w:rsidR="009224C8" w:rsidRPr="009224C8" w:rsidRDefault="009224C8" w:rsidP="009224C8">
      <w:pPr>
        <w:spacing w:before="187" w:line="372" w:lineRule="auto"/>
        <w:ind w:left="160" w:right="5755"/>
        <w:rPr>
          <w:rFonts w:ascii="Calibri"/>
          <w:b/>
          <w:sz w:val="28"/>
        </w:rPr>
      </w:pPr>
    </w:p>
    <w:p w14:paraId="6C0EC0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WITH: %s",customer.name);</w:t>
      </w:r>
    </w:p>
    <w:p w14:paraId="0CFF6243" w14:textId="77777777" w:rsidR="009224C8" w:rsidRPr="009224C8" w:rsidRDefault="009224C8" w:rsidP="009224C8">
      <w:pPr>
        <w:spacing w:before="187" w:line="372" w:lineRule="auto"/>
        <w:ind w:left="160" w:right="5755"/>
        <w:rPr>
          <w:rFonts w:ascii="Calibri"/>
          <w:b/>
          <w:sz w:val="28"/>
        </w:rPr>
      </w:pPr>
    </w:p>
    <w:p w14:paraId="3C694C2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AT: %s",customer.place);</w:t>
      </w:r>
    </w:p>
    <w:p w14:paraId="2E9A52C6" w14:textId="77777777" w:rsidR="009224C8" w:rsidRPr="009224C8" w:rsidRDefault="009224C8" w:rsidP="009224C8">
      <w:pPr>
        <w:spacing w:before="187" w:line="372" w:lineRule="auto"/>
        <w:ind w:left="160" w:right="5755"/>
        <w:rPr>
          <w:rFonts w:ascii="Calibri"/>
          <w:b/>
          <w:sz w:val="28"/>
        </w:rPr>
      </w:pPr>
    </w:p>
    <w:p w14:paraId="7166460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printf("\nDURATION: %s",customer.duration);</w:t>
      </w:r>
    </w:p>
    <w:p w14:paraId="7B995B0C" w14:textId="77777777" w:rsidR="009224C8" w:rsidRPr="009224C8" w:rsidRDefault="009224C8" w:rsidP="009224C8">
      <w:pPr>
        <w:spacing w:before="187" w:line="372" w:lineRule="auto"/>
        <w:ind w:left="160" w:right="5755"/>
        <w:rPr>
          <w:rFonts w:ascii="Calibri"/>
          <w:b/>
          <w:sz w:val="28"/>
        </w:rPr>
      </w:pPr>
    </w:p>
    <w:p w14:paraId="4546D9C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printf("\nNOTE: %s",customer.note);</w:t>
      </w:r>
    </w:p>
    <w:p w14:paraId="4A1CF82A" w14:textId="77777777" w:rsidR="009224C8" w:rsidRPr="009224C8" w:rsidRDefault="009224C8" w:rsidP="009224C8">
      <w:pPr>
        <w:spacing w:before="187" w:line="372" w:lineRule="auto"/>
        <w:ind w:left="160" w:right="5755"/>
        <w:rPr>
          <w:rFonts w:ascii="Calibri"/>
          <w:b/>
          <w:sz w:val="28"/>
        </w:rPr>
      </w:pPr>
    </w:p>
    <w:p w14:paraId="5469336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w:t>
      </w:r>
    </w:p>
    <w:p w14:paraId="62E6EA6F" w14:textId="77777777" w:rsidR="009224C8" w:rsidRPr="009224C8" w:rsidRDefault="009224C8" w:rsidP="009224C8">
      <w:pPr>
        <w:spacing w:before="187" w:line="372" w:lineRule="auto"/>
        <w:ind w:left="160" w:right="5755"/>
        <w:rPr>
          <w:rFonts w:ascii="Calibri"/>
          <w:b/>
          <w:sz w:val="28"/>
        </w:rPr>
      </w:pPr>
    </w:p>
    <w:p w14:paraId="4FBC9E9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21D8AEF" w14:textId="77777777" w:rsidR="009224C8" w:rsidRPr="009224C8" w:rsidRDefault="009224C8" w:rsidP="009224C8">
      <w:pPr>
        <w:spacing w:before="187" w:line="372" w:lineRule="auto"/>
        <w:ind w:left="160" w:right="5755"/>
        <w:rPr>
          <w:rFonts w:ascii="Calibri"/>
          <w:b/>
          <w:sz w:val="28"/>
        </w:rPr>
      </w:pPr>
    </w:p>
    <w:p w14:paraId="1267B88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301E2A38" w14:textId="77777777" w:rsidR="009224C8" w:rsidRPr="009224C8" w:rsidRDefault="009224C8" w:rsidP="009224C8">
      <w:pPr>
        <w:spacing w:before="187" w:line="372" w:lineRule="auto"/>
        <w:ind w:left="160" w:right="5755"/>
        <w:rPr>
          <w:rFonts w:ascii="Calibri"/>
          <w:b/>
          <w:sz w:val="28"/>
        </w:rPr>
      </w:pPr>
    </w:p>
    <w:p w14:paraId="10467BC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2:</w:t>
      </w:r>
    </w:p>
    <w:p w14:paraId="7B06C45F" w14:textId="77777777" w:rsidR="009224C8" w:rsidRPr="009224C8" w:rsidRDefault="009224C8" w:rsidP="009224C8">
      <w:pPr>
        <w:spacing w:before="187" w:line="372" w:lineRule="auto"/>
        <w:ind w:left="160" w:right="5755"/>
        <w:rPr>
          <w:rFonts w:ascii="Calibri"/>
          <w:b/>
          <w:sz w:val="28"/>
        </w:rPr>
      </w:pPr>
    </w:p>
    <w:p w14:paraId="4DA87D3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53D8F8B4" w14:textId="77777777" w:rsidR="009224C8" w:rsidRPr="009224C8" w:rsidRDefault="009224C8" w:rsidP="009224C8">
      <w:pPr>
        <w:spacing w:before="187" w:line="372" w:lineRule="auto"/>
        <w:ind w:left="160" w:right="5755"/>
        <w:rPr>
          <w:rFonts w:ascii="Calibri"/>
          <w:b/>
          <w:sz w:val="28"/>
        </w:rPr>
      </w:pPr>
    </w:p>
    <w:p w14:paraId="45C9FB0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printf("\nENTER TIME:[hh:mm]:");</w:t>
      </w:r>
    </w:p>
    <w:p w14:paraId="70B08CD1" w14:textId="77777777" w:rsidR="009224C8" w:rsidRPr="009224C8" w:rsidRDefault="009224C8" w:rsidP="009224C8">
      <w:pPr>
        <w:spacing w:before="187" w:line="372" w:lineRule="auto"/>
        <w:ind w:left="160" w:right="5755"/>
        <w:rPr>
          <w:rFonts w:ascii="Calibri"/>
          <w:b/>
          <w:sz w:val="28"/>
        </w:rPr>
      </w:pPr>
    </w:p>
    <w:p w14:paraId="4017142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gets(time);</w:t>
      </w:r>
    </w:p>
    <w:p w14:paraId="506C0689" w14:textId="77777777" w:rsidR="009224C8" w:rsidRPr="009224C8" w:rsidRDefault="009224C8" w:rsidP="009224C8">
      <w:pPr>
        <w:spacing w:before="187" w:line="372" w:lineRule="auto"/>
        <w:ind w:left="160" w:right="5755"/>
        <w:rPr>
          <w:rFonts w:ascii="Calibri"/>
          <w:b/>
          <w:sz w:val="28"/>
        </w:rPr>
      </w:pPr>
    </w:p>
    <w:p w14:paraId="5B4399B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 ( fread ( &amp;customer, sizeof ( customer ), 1, fpte ) == 1 )</w:t>
      </w:r>
    </w:p>
    <w:p w14:paraId="4B6D33E2" w14:textId="77777777" w:rsidR="009224C8" w:rsidRPr="009224C8" w:rsidRDefault="009224C8" w:rsidP="009224C8">
      <w:pPr>
        <w:spacing w:before="187" w:line="372" w:lineRule="auto"/>
        <w:ind w:left="160" w:right="5755"/>
        <w:rPr>
          <w:rFonts w:ascii="Calibri"/>
          <w:b/>
          <w:sz w:val="28"/>
        </w:rPr>
      </w:pPr>
    </w:p>
    <w:p w14:paraId="376C519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1833505" w14:textId="77777777" w:rsidR="009224C8" w:rsidRPr="009224C8" w:rsidRDefault="009224C8" w:rsidP="009224C8">
      <w:pPr>
        <w:spacing w:before="187" w:line="372" w:lineRule="auto"/>
        <w:ind w:left="160" w:right="5755"/>
        <w:rPr>
          <w:rFonts w:ascii="Calibri"/>
          <w:b/>
          <w:sz w:val="28"/>
        </w:rPr>
      </w:pPr>
    </w:p>
    <w:p w14:paraId="3195E3D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if(strcmp(customer.time,time)==0)</w:t>
      </w:r>
    </w:p>
    <w:p w14:paraId="5E53C0CB" w14:textId="77777777" w:rsidR="009224C8" w:rsidRPr="009224C8" w:rsidRDefault="009224C8" w:rsidP="009224C8">
      <w:pPr>
        <w:spacing w:before="187" w:line="372" w:lineRule="auto"/>
        <w:ind w:left="160" w:right="5755"/>
        <w:rPr>
          <w:rFonts w:ascii="Calibri"/>
          <w:b/>
          <w:sz w:val="28"/>
        </w:rPr>
      </w:pPr>
    </w:p>
    <w:p w14:paraId="4E18235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F1049D3" w14:textId="77777777" w:rsidR="009224C8" w:rsidRPr="009224C8" w:rsidRDefault="009224C8" w:rsidP="009224C8">
      <w:pPr>
        <w:spacing w:before="187" w:line="372" w:lineRule="auto"/>
        <w:ind w:left="160" w:right="5755"/>
        <w:rPr>
          <w:rFonts w:ascii="Calibri"/>
          <w:b/>
          <w:sz w:val="28"/>
        </w:rPr>
      </w:pPr>
    </w:p>
    <w:p w14:paraId="7EECE43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printf("\nYOUR RECORD IS:");</w:t>
      </w:r>
    </w:p>
    <w:p w14:paraId="60FCE807" w14:textId="77777777" w:rsidR="009224C8" w:rsidRPr="009224C8" w:rsidRDefault="009224C8" w:rsidP="009224C8">
      <w:pPr>
        <w:spacing w:before="187" w:line="372" w:lineRule="auto"/>
        <w:ind w:left="160" w:right="5755"/>
        <w:rPr>
          <w:rFonts w:ascii="Calibri"/>
          <w:b/>
          <w:sz w:val="28"/>
        </w:rPr>
      </w:pPr>
    </w:p>
    <w:p w14:paraId="615E35B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printf("\nTIME: %s",customer.time);</w:t>
      </w:r>
    </w:p>
    <w:p w14:paraId="763FEA99" w14:textId="77777777" w:rsidR="009224C8" w:rsidRPr="009224C8" w:rsidRDefault="009224C8" w:rsidP="009224C8">
      <w:pPr>
        <w:spacing w:before="187" w:line="372" w:lineRule="auto"/>
        <w:ind w:left="160" w:right="5755"/>
        <w:rPr>
          <w:rFonts w:ascii="Calibri"/>
          <w:b/>
          <w:sz w:val="28"/>
        </w:rPr>
      </w:pPr>
    </w:p>
    <w:p w14:paraId="0D17DB1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WITH: %s",customer.name);</w:t>
      </w:r>
    </w:p>
    <w:p w14:paraId="673D6775" w14:textId="77777777" w:rsidR="009224C8" w:rsidRPr="009224C8" w:rsidRDefault="009224C8" w:rsidP="009224C8">
      <w:pPr>
        <w:spacing w:before="187" w:line="372" w:lineRule="auto"/>
        <w:ind w:left="160" w:right="5755"/>
        <w:rPr>
          <w:rFonts w:ascii="Calibri"/>
          <w:b/>
          <w:sz w:val="28"/>
        </w:rPr>
      </w:pPr>
    </w:p>
    <w:p w14:paraId="39B6ECB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AT: </w:t>
      </w:r>
      <w:r w:rsidRPr="009224C8">
        <w:rPr>
          <w:rFonts w:ascii="Calibri"/>
          <w:b/>
          <w:sz w:val="28"/>
        </w:rPr>
        <w:lastRenderedPageBreak/>
        <w:t>%s",customer.place);</w:t>
      </w:r>
    </w:p>
    <w:p w14:paraId="39A4E474" w14:textId="77777777" w:rsidR="009224C8" w:rsidRPr="009224C8" w:rsidRDefault="009224C8" w:rsidP="009224C8">
      <w:pPr>
        <w:spacing w:before="187" w:line="372" w:lineRule="auto"/>
        <w:ind w:left="160" w:right="5755"/>
        <w:rPr>
          <w:rFonts w:ascii="Calibri"/>
          <w:b/>
          <w:sz w:val="28"/>
        </w:rPr>
      </w:pPr>
    </w:p>
    <w:p w14:paraId="05DD0F2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printf("\nDUARATION: %s",customer.duration);</w:t>
      </w:r>
    </w:p>
    <w:p w14:paraId="0C9B4348" w14:textId="77777777" w:rsidR="009224C8" w:rsidRPr="009224C8" w:rsidRDefault="009224C8" w:rsidP="009224C8">
      <w:pPr>
        <w:spacing w:before="187" w:line="372" w:lineRule="auto"/>
        <w:ind w:left="160" w:right="5755"/>
        <w:rPr>
          <w:rFonts w:ascii="Calibri"/>
          <w:b/>
          <w:sz w:val="28"/>
        </w:rPr>
      </w:pPr>
    </w:p>
    <w:p w14:paraId="3B70DB2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printf("\nNOTE: %s",customer.note);</w:t>
      </w:r>
    </w:p>
    <w:p w14:paraId="73943145" w14:textId="77777777" w:rsidR="009224C8" w:rsidRPr="009224C8" w:rsidRDefault="009224C8" w:rsidP="009224C8">
      <w:pPr>
        <w:spacing w:before="187" w:line="372" w:lineRule="auto"/>
        <w:ind w:left="160" w:right="5755"/>
        <w:rPr>
          <w:rFonts w:ascii="Calibri"/>
          <w:b/>
          <w:sz w:val="28"/>
        </w:rPr>
      </w:pPr>
    </w:p>
    <w:p w14:paraId="1733168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DF53468" w14:textId="77777777" w:rsidR="009224C8" w:rsidRPr="009224C8" w:rsidRDefault="009224C8" w:rsidP="009224C8">
      <w:pPr>
        <w:spacing w:before="187" w:line="372" w:lineRule="auto"/>
        <w:ind w:left="160" w:right="5755"/>
        <w:rPr>
          <w:rFonts w:ascii="Calibri"/>
          <w:b/>
          <w:sz w:val="28"/>
        </w:rPr>
      </w:pPr>
    </w:p>
    <w:p w14:paraId="62E8460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3D483D8" w14:textId="77777777" w:rsidR="009224C8" w:rsidRPr="009224C8" w:rsidRDefault="009224C8" w:rsidP="009224C8">
      <w:pPr>
        <w:spacing w:before="187" w:line="372" w:lineRule="auto"/>
        <w:ind w:left="160" w:right="5755"/>
        <w:rPr>
          <w:rFonts w:ascii="Calibri"/>
          <w:b/>
          <w:sz w:val="28"/>
        </w:rPr>
      </w:pPr>
    </w:p>
    <w:p w14:paraId="0AD2B98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51236101" w14:textId="77777777" w:rsidR="009224C8" w:rsidRPr="009224C8" w:rsidRDefault="009224C8" w:rsidP="009224C8">
      <w:pPr>
        <w:spacing w:before="187" w:line="372" w:lineRule="auto"/>
        <w:ind w:left="160" w:right="5755"/>
        <w:rPr>
          <w:rFonts w:ascii="Calibri"/>
          <w:b/>
          <w:sz w:val="28"/>
        </w:rPr>
      </w:pPr>
    </w:p>
    <w:p w14:paraId="554D46B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default:</w:t>
      </w:r>
    </w:p>
    <w:p w14:paraId="109ED52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printf("\nYOU TYPED SOMETHING ELSE...\n");</w:t>
      </w:r>
    </w:p>
    <w:p w14:paraId="386386D1" w14:textId="77777777" w:rsidR="009224C8" w:rsidRPr="009224C8" w:rsidRDefault="009224C8" w:rsidP="009224C8">
      <w:pPr>
        <w:spacing w:before="187" w:line="372" w:lineRule="auto"/>
        <w:ind w:left="160" w:right="5755"/>
        <w:rPr>
          <w:rFonts w:ascii="Calibri"/>
          <w:b/>
          <w:sz w:val="28"/>
        </w:rPr>
      </w:pPr>
    </w:p>
    <w:p w14:paraId="5D37D75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424E0A03" w14:textId="77777777" w:rsidR="009224C8" w:rsidRPr="009224C8" w:rsidRDefault="009224C8" w:rsidP="009224C8">
      <w:pPr>
        <w:spacing w:before="187" w:line="372" w:lineRule="auto"/>
        <w:ind w:left="160" w:right="5755"/>
        <w:rPr>
          <w:rFonts w:ascii="Calibri"/>
          <w:b/>
          <w:sz w:val="28"/>
        </w:rPr>
      </w:pPr>
    </w:p>
    <w:p w14:paraId="46E2FF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D6795F1" w14:textId="77777777" w:rsidR="009224C8" w:rsidRPr="009224C8" w:rsidRDefault="009224C8" w:rsidP="009224C8">
      <w:pPr>
        <w:spacing w:before="187" w:line="372" w:lineRule="auto"/>
        <w:ind w:left="160" w:right="5755"/>
        <w:rPr>
          <w:rFonts w:ascii="Calibri"/>
          <w:b/>
          <w:sz w:val="28"/>
        </w:rPr>
      </w:pPr>
    </w:p>
    <w:p w14:paraId="59F007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printf("\n\nWOULD YOU LIKE TO CONTINUE VIEWING...(Y/N):");</w:t>
      </w:r>
    </w:p>
    <w:p w14:paraId="686C2273" w14:textId="77777777" w:rsidR="009224C8" w:rsidRPr="009224C8" w:rsidRDefault="009224C8" w:rsidP="009224C8">
      <w:pPr>
        <w:spacing w:before="187" w:line="372" w:lineRule="auto"/>
        <w:ind w:left="160" w:right="5755"/>
        <w:rPr>
          <w:rFonts w:ascii="Calibri"/>
          <w:b/>
          <w:sz w:val="28"/>
        </w:rPr>
      </w:pPr>
    </w:p>
    <w:p w14:paraId="177287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1FC2E8F2" w14:textId="77777777" w:rsidR="009224C8" w:rsidRPr="009224C8" w:rsidRDefault="009224C8" w:rsidP="009224C8">
      <w:pPr>
        <w:spacing w:before="187" w:line="372" w:lineRule="auto"/>
        <w:ind w:left="160" w:right="5755"/>
        <w:rPr>
          <w:rFonts w:ascii="Calibri"/>
          <w:b/>
          <w:sz w:val="28"/>
        </w:rPr>
      </w:pPr>
    </w:p>
    <w:p w14:paraId="136F5F2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scanf("%c",&amp;choice);</w:t>
      </w:r>
    </w:p>
    <w:p w14:paraId="32A27A2B" w14:textId="77777777" w:rsidR="009224C8" w:rsidRPr="009224C8" w:rsidRDefault="009224C8" w:rsidP="009224C8">
      <w:pPr>
        <w:spacing w:before="187" w:line="372" w:lineRule="auto"/>
        <w:ind w:left="160" w:right="5755"/>
        <w:rPr>
          <w:rFonts w:ascii="Calibri"/>
          <w:b/>
          <w:sz w:val="28"/>
        </w:rPr>
      </w:pPr>
    </w:p>
    <w:p w14:paraId="1E35880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6B06E8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while(choice=='Y'||choice=='y');</w:t>
      </w:r>
    </w:p>
    <w:p w14:paraId="398CFFCB" w14:textId="77777777" w:rsidR="009224C8" w:rsidRPr="009224C8" w:rsidRDefault="009224C8" w:rsidP="009224C8">
      <w:pPr>
        <w:spacing w:before="187" w:line="372" w:lineRule="auto"/>
        <w:ind w:left="160" w:right="5755"/>
        <w:rPr>
          <w:rFonts w:ascii="Calibri"/>
          <w:b/>
          <w:sz w:val="28"/>
        </w:rPr>
      </w:pPr>
    </w:p>
    <w:p w14:paraId="713DE4E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 ( fpte ) ;</w:t>
      </w:r>
    </w:p>
    <w:p w14:paraId="6E83BA80" w14:textId="77777777" w:rsidR="009224C8" w:rsidRPr="009224C8" w:rsidRDefault="009224C8" w:rsidP="009224C8">
      <w:pPr>
        <w:spacing w:before="187" w:line="372" w:lineRule="auto"/>
        <w:ind w:left="160" w:right="5755"/>
        <w:rPr>
          <w:rFonts w:ascii="Calibri"/>
          <w:b/>
          <w:sz w:val="28"/>
        </w:rPr>
      </w:pPr>
    </w:p>
    <w:p w14:paraId="4E96A41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04217C8B" w14:textId="77777777" w:rsidR="009224C8" w:rsidRPr="009224C8" w:rsidRDefault="009224C8" w:rsidP="009224C8">
      <w:pPr>
        <w:spacing w:before="187" w:line="372" w:lineRule="auto"/>
        <w:ind w:left="160" w:right="5755"/>
        <w:rPr>
          <w:rFonts w:ascii="Calibri"/>
          <w:b/>
          <w:sz w:val="28"/>
        </w:rPr>
      </w:pPr>
    </w:p>
    <w:p w14:paraId="13B39B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6C6E5B8C" w14:textId="77777777" w:rsidR="009224C8" w:rsidRPr="009224C8" w:rsidRDefault="009224C8" w:rsidP="009224C8">
      <w:pPr>
        <w:spacing w:before="187" w:line="372" w:lineRule="auto"/>
        <w:ind w:left="160" w:right="5755"/>
        <w:rPr>
          <w:rFonts w:ascii="Calibri"/>
          <w:b/>
          <w:sz w:val="28"/>
        </w:rPr>
      </w:pPr>
    </w:p>
    <w:p w14:paraId="60BAFEE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editrecord()</w:t>
      </w:r>
    </w:p>
    <w:p w14:paraId="00D18CE8" w14:textId="77777777" w:rsidR="009224C8" w:rsidRPr="009224C8" w:rsidRDefault="009224C8" w:rsidP="009224C8">
      <w:pPr>
        <w:spacing w:before="187" w:line="372" w:lineRule="auto"/>
        <w:ind w:left="160" w:right="5755"/>
        <w:rPr>
          <w:rFonts w:ascii="Calibri"/>
          <w:b/>
          <w:sz w:val="28"/>
        </w:rPr>
      </w:pPr>
    </w:p>
    <w:p w14:paraId="0217617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5603137B" w14:textId="77777777" w:rsidR="009224C8" w:rsidRPr="009224C8" w:rsidRDefault="009224C8" w:rsidP="009224C8">
      <w:pPr>
        <w:spacing w:before="187" w:line="372" w:lineRule="auto"/>
        <w:ind w:left="160" w:right="5755"/>
        <w:rPr>
          <w:rFonts w:ascii="Calibri"/>
          <w:b/>
          <w:sz w:val="28"/>
        </w:rPr>
      </w:pPr>
    </w:p>
    <w:p w14:paraId="4F0F47A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183DE8AE" w14:textId="77777777" w:rsidR="009224C8" w:rsidRPr="009224C8" w:rsidRDefault="009224C8" w:rsidP="009224C8">
      <w:pPr>
        <w:spacing w:before="187" w:line="372" w:lineRule="auto"/>
        <w:ind w:left="160" w:right="5755"/>
        <w:rPr>
          <w:rFonts w:ascii="Calibri"/>
          <w:b/>
          <w:sz w:val="28"/>
        </w:rPr>
      </w:pPr>
    </w:p>
    <w:p w14:paraId="1A14287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FILE *fpte ;</w:t>
      </w:r>
    </w:p>
    <w:p w14:paraId="12611B20" w14:textId="77777777" w:rsidR="009224C8" w:rsidRPr="009224C8" w:rsidRDefault="009224C8" w:rsidP="009224C8">
      <w:pPr>
        <w:spacing w:before="187" w:line="372" w:lineRule="auto"/>
        <w:ind w:left="160" w:right="5755"/>
        <w:rPr>
          <w:rFonts w:ascii="Calibri"/>
          <w:b/>
          <w:sz w:val="28"/>
        </w:rPr>
      </w:pPr>
    </w:p>
    <w:p w14:paraId="325A4F7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struct record customer ;</w:t>
      </w:r>
    </w:p>
    <w:p w14:paraId="4DA6CACA" w14:textId="77777777" w:rsidR="009224C8" w:rsidRPr="009224C8" w:rsidRDefault="009224C8" w:rsidP="009224C8">
      <w:pPr>
        <w:spacing w:before="187" w:line="372" w:lineRule="auto"/>
        <w:ind w:left="160" w:right="5755"/>
        <w:rPr>
          <w:rFonts w:ascii="Calibri"/>
          <w:b/>
          <w:sz w:val="28"/>
        </w:rPr>
      </w:pPr>
    </w:p>
    <w:p w14:paraId="12BE83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time[6],choice,filename[14];</w:t>
      </w:r>
    </w:p>
    <w:p w14:paraId="31C0B5C2" w14:textId="77777777" w:rsidR="009224C8" w:rsidRPr="009224C8" w:rsidRDefault="009224C8" w:rsidP="009224C8">
      <w:pPr>
        <w:spacing w:before="187" w:line="372" w:lineRule="auto"/>
        <w:ind w:left="160" w:right="5755"/>
        <w:rPr>
          <w:rFonts w:ascii="Calibri"/>
          <w:b/>
          <w:sz w:val="28"/>
        </w:rPr>
      </w:pPr>
    </w:p>
    <w:p w14:paraId="4909AC9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num,count=0;</w:t>
      </w:r>
    </w:p>
    <w:p w14:paraId="132E0F65" w14:textId="77777777" w:rsidR="009224C8" w:rsidRPr="009224C8" w:rsidRDefault="009224C8" w:rsidP="009224C8">
      <w:pPr>
        <w:spacing w:before="187" w:line="372" w:lineRule="auto"/>
        <w:ind w:left="160" w:right="5755"/>
        <w:rPr>
          <w:rFonts w:ascii="Calibri"/>
          <w:b/>
          <w:sz w:val="28"/>
        </w:rPr>
      </w:pPr>
    </w:p>
    <w:p w14:paraId="69114B9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printf("\n\n\t\t*******************************\n");</w:t>
      </w:r>
    </w:p>
    <w:p w14:paraId="578CC427" w14:textId="77777777" w:rsidR="009224C8" w:rsidRPr="009224C8" w:rsidRDefault="009224C8" w:rsidP="009224C8">
      <w:pPr>
        <w:spacing w:before="187" w:line="372" w:lineRule="auto"/>
        <w:ind w:left="160" w:right="5755"/>
        <w:rPr>
          <w:rFonts w:ascii="Calibri"/>
          <w:b/>
          <w:sz w:val="28"/>
        </w:rPr>
      </w:pPr>
    </w:p>
    <w:p w14:paraId="4E4DFB2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printf("\t\t* WELCOME TO THE EDITING MENU *");</w:t>
      </w:r>
    </w:p>
    <w:p w14:paraId="20A847EE" w14:textId="77777777" w:rsidR="009224C8" w:rsidRPr="009224C8" w:rsidRDefault="009224C8" w:rsidP="009224C8">
      <w:pPr>
        <w:spacing w:before="187" w:line="372" w:lineRule="auto"/>
        <w:ind w:left="160" w:right="5755"/>
        <w:rPr>
          <w:rFonts w:ascii="Calibri"/>
          <w:b/>
          <w:sz w:val="28"/>
        </w:rPr>
      </w:pPr>
    </w:p>
    <w:p w14:paraId="72DC43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printf("\n\t\t*******************************\n\n");</w:t>
      </w:r>
    </w:p>
    <w:p w14:paraId="071AA2D3" w14:textId="77777777" w:rsidR="009224C8" w:rsidRPr="009224C8" w:rsidRDefault="009224C8" w:rsidP="009224C8">
      <w:pPr>
        <w:spacing w:before="187" w:line="372" w:lineRule="auto"/>
        <w:ind w:left="160" w:right="5755"/>
        <w:rPr>
          <w:rFonts w:ascii="Calibri"/>
          <w:b/>
          <w:sz w:val="28"/>
        </w:rPr>
      </w:pPr>
    </w:p>
    <w:p w14:paraId="23E5228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choice=password();</w:t>
      </w:r>
    </w:p>
    <w:p w14:paraId="286AD037" w14:textId="77777777" w:rsidR="009224C8" w:rsidRPr="009224C8" w:rsidRDefault="009224C8" w:rsidP="009224C8">
      <w:pPr>
        <w:spacing w:before="187" w:line="372" w:lineRule="auto"/>
        <w:ind w:left="160" w:right="5755"/>
        <w:rPr>
          <w:rFonts w:ascii="Calibri"/>
          <w:b/>
          <w:sz w:val="28"/>
        </w:rPr>
      </w:pPr>
    </w:p>
    <w:p w14:paraId="24C29DC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if(choice!=0)</w:t>
      </w:r>
    </w:p>
    <w:p w14:paraId="592BC64A" w14:textId="77777777" w:rsidR="009224C8" w:rsidRPr="009224C8" w:rsidRDefault="009224C8" w:rsidP="009224C8">
      <w:pPr>
        <w:spacing w:before="187" w:line="372" w:lineRule="auto"/>
        <w:ind w:left="160" w:right="5755"/>
        <w:rPr>
          <w:rFonts w:ascii="Calibri"/>
          <w:b/>
          <w:sz w:val="28"/>
        </w:rPr>
      </w:pPr>
    </w:p>
    <w:p w14:paraId="7F62ED6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13A9789" w14:textId="77777777" w:rsidR="009224C8" w:rsidRPr="009224C8" w:rsidRDefault="009224C8" w:rsidP="009224C8">
      <w:pPr>
        <w:spacing w:before="187" w:line="372" w:lineRule="auto"/>
        <w:ind w:left="160" w:right="5755"/>
        <w:rPr>
          <w:rFonts w:ascii="Calibri"/>
          <w:b/>
          <w:sz w:val="28"/>
        </w:rPr>
      </w:pPr>
    </w:p>
    <w:p w14:paraId="0FD413D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560A44B2" w14:textId="77777777" w:rsidR="009224C8" w:rsidRPr="009224C8" w:rsidRDefault="009224C8" w:rsidP="009224C8">
      <w:pPr>
        <w:spacing w:before="187" w:line="372" w:lineRule="auto"/>
        <w:ind w:left="160" w:right="5755"/>
        <w:rPr>
          <w:rFonts w:ascii="Calibri"/>
          <w:b/>
          <w:sz w:val="28"/>
        </w:rPr>
      </w:pPr>
    </w:p>
    <w:p w14:paraId="62FA4AD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715DC58" w14:textId="77777777" w:rsidR="009224C8" w:rsidRPr="009224C8" w:rsidRDefault="009224C8" w:rsidP="009224C8">
      <w:pPr>
        <w:spacing w:before="187" w:line="372" w:lineRule="auto"/>
        <w:ind w:left="160" w:right="5755"/>
        <w:rPr>
          <w:rFonts w:ascii="Calibri"/>
          <w:b/>
          <w:sz w:val="28"/>
        </w:rPr>
      </w:pPr>
    </w:p>
    <w:p w14:paraId="5CB2E55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do</w:t>
      </w:r>
    </w:p>
    <w:p w14:paraId="56147452" w14:textId="77777777" w:rsidR="009224C8" w:rsidRPr="009224C8" w:rsidRDefault="009224C8" w:rsidP="009224C8">
      <w:pPr>
        <w:spacing w:before="187" w:line="372" w:lineRule="auto"/>
        <w:ind w:left="160" w:right="5755"/>
        <w:rPr>
          <w:rFonts w:ascii="Calibri"/>
          <w:b/>
          <w:sz w:val="28"/>
        </w:rPr>
      </w:pPr>
    </w:p>
    <w:p w14:paraId="69BF5F7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DBDD408" w14:textId="77777777" w:rsidR="009224C8" w:rsidRPr="009224C8" w:rsidRDefault="009224C8" w:rsidP="009224C8">
      <w:pPr>
        <w:spacing w:before="187" w:line="372" w:lineRule="auto"/>
        <w:ind w:left="160" w:right="5755"/>
        <w:rPr>
          <w:rFonts w:ascii="Calibri"/>
          <w:b/>
          <w:sz w:val="28"/>
        </w:rPr>
      </w:pPr>
    </w:p>
    <w:p w14:paraId="267C308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THE DATE OF RECORD TO BE EDITED:[yyyy-mm-dd]:");</w:t>
      </w:r>
    </w:p>
    <w:p w14:paraId="055E0A4E" w14:textId="77777777" w:rsidR="009224C8" w:rsidRPr="009224C8" w:rsidRDefault="009224C8" w:rsidP="009224C8">
      <w:pPr>
        <w:spacing w:before="187" w:line="372" w:lineRule="auto"/>
        <w:ind w:left="160" w:right="5755"/>
        <w:rPr>
          <w:rFonts w:ascii="Calibri"/>
          <w:b/>
          <w:sz w:val="28"/>
        </w:rPr>
      </w:pPr>
    </w:p>
    <w:p w14:paraId="03BDF75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29C70732" w14:textId="77777777" w:rsidR="009224C8" w:rsidRPr="009224C8" w:rsidRDefault="009224C8" w:rsidP="009224C8">
      <w:pPr>
        <w:spacing w:before="187" w:line="372" w:lineRule="auto"/>
        <w:ind w:left="160" w:right="5755"/>
        <w:rPr>
          <w:rFonts w:ascii="Calibri"/>
          <w:b/>
          <w:sz w:val="28"/>
        </w:rPr>
      </w:pPr>
    </w:p>
    <w:p w14:paraId="536BD84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gets(filename);</w:t>
      </w:r>
    </w:p>
    <w:p w14:paraId="6B556187" w14:textId="77777777" w:rsidR="009224C8" w:rsidRPr="009224C8" w:rsidRDefault="009224C8" w:rsidP="009224C8">
      <w:pPr>
        <w:spacing w:before="187" w:line="372" w:lineRule="auto"/>
        <w:ind w:left="160" w:right="5755"/>
        <w:rPr>
          <w:rFonts w:ascii="Calibri"/>
          <w:b/>
          <w:sz w:val="28"/>
        </w:rPr>
      </w:pPr>
    </w:p>
    <w:p w14:paraId="458B5F4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TIME:[hh:mm]:");</w:t>
      </w:r>
    </w:p>
    <w:p w14:paraId="0ED3A5C7" w14:textId="77777777" w:rsidR="009224C8" w:rsidRPr="009224C8" w:rsidRDefault="009224C8" w:rsidP="009224C8">
      <w:pPr>
        <w:spacing w:before="187" w:line="372" w:lineRule="auto"/>
        <w:ind w:left="160" w:right="5755"/>
        <w:rPr>
          <w:rFonts w:ascii="Calibri"/>
          <w:b/>
          <w:sz w:val="28"/>
        </w:rPr>
      </w:pPr>
    </w:p>
    <w:p w14:paraId="688B7B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gets(time);</w:t>
      </w:r>
    </w:p>
    <w:p w14:paraId="4A0D4D17" w14:textId="77777777" w:rsidR="009224C8" w:rsidRPr="009224C8" w:rsidRDefault="009224C8" w:rsidP="009224C8">
      <w:pPr>
        <w:spacing w:before="187" w:line="372" w:lineRule="auto"/>
        <w:ind w:left="160" w:right="5755"/>
        <w:rPr>
          <w:rFonts w:ascii="Calibri"/>
          <w:b/>
          <w:sz w:val="28"/>
        </w:rPr>
      </w:pPr>
    </w:p>
    <w:p w14:paraId="7B534DA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fpte = fopen ( filename, "rb+" ) ;</w:t>
      </w:r>
    </w:p>
    <w:p w14:paraId="45D73239" w14:textId="77777777" w:rsidR="009224C8" w:rsidRPr="009224C8" w:rsidRDefault="009224C8" w:rsidP="009224C8">
      <w:pPr>
        <w:spacing w:before="187" w:line="372" w:lineRule="auto"/>
        <w:ind w:left="160" w:right="5755"/>
        <w:rPr>
          <w:rFonts w:ascii="Calibri"/>
          <w:b/>
          <w:sz w:val="28"/>
        </w:rPr>
      </w:pPr>
    </w:p>
    <w:p w14:paraId="6BAE88D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 ( fpte == NULL )</w:t>
      </w:r>
    </w:p>
    <w:p w14:paraId="21C4EC5D" w14:textId="77777777" w:rsidR="009224C8" w:rsidRPr="009224C8" w:rsidRDefault="009224C8" w:rsidP="009224C8">
      <w:pPr>
        <w:spacing w:before="187" w:line="372" w:lineRule="auto"/>
        <w:ind w:left="160" w:right="5755"/>
        <w:rPr>
          <w:rFonts w:ascii="Calibri"/>
          <w:b/>
          <w:sz w:val="28"/>
        </w:rPr>
      </w:pPr>
    </w:p>
    <w:p w14:paraId="1AAC654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2B554AA" w14:textId="77777777" w:rsidR="009224C8" w:rsidRPr="009224C8" w:rsidRDefault="009224C8" w:rsidP="009224C8">
      <w:pPr>
        <w:spacing w:before="187" w:line="372" w:lineRule="auto"/>
        <w:ind w:left="160" w:right="5755"/>
        <w:rPr>
          <w:rFonts w:ascii="Calibri"/>
          <w:b/>
          <w:sz w:val="28"/>
        </w:rPr>
      </w:pPr>
    </w:p>
    <w:p w14:paraId="617DE6B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"\nRECORD DOES NOT EXISTS:" ) ;</w:t>
      </w:r>
    </w:p>
    <w:p w14:paraId="36098022" w14:textId="77777777" w:rsidR="009224C8" w:rsidRPr="009224C8" w:rsidRDefault="009224C8" w:rsidP="009224C8">
      <w:pPr>
        <w:spacing w:before="187" w:line="372" w:lineRule="auto"/>
        <w:ind w:left="160" w:right="5755"/>
        <w:rPr>
          <w:rFonts w:ascii="Calibri"/>
          <w:b/>
          <w:sz w:val="28"/>
        </w:rPr>
      </w:pPr>
    </w:p>
    <w:p w14:paraId="258556E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GO BACK");</w:t>
      </w:r>
    </w:p>
    <w:p w14:paraId="0764428D" w14:textId="77777777" w:rsidR="009224C8" w:rsidRPr="009224C8" w:rsidRDefault="009224C8" w:rsidP="009224C8">
      <w:pPr>
        <w:spacing w:before="187" w:line="372" w:lineRule="auto"/>
        <w:ind w:left="160" w:right="5755"/>
        <w:rPr>
          <w:rFonts w:ascii="Calibri"/>
          <w:b/>
          <w:sz w:val="28"/>
        </w:rPr>
      </w:pPr>
    </w:p>
    <w:p w14:paraId="2C59D22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0CDFB4C1" w14:textId="77777777" w:rsidR="009224C8" w:rsidRPr="009224C8" w:rsidRDefault="009224C8" w:rsidP="009224C8">
      <w:pPr>
        <w:spacing w:before="187" w:line="372" w:lineRule="auto"/>
        <w:ind w:left="160" w:right="5755"/>
        <w:rPr>
          <w:rFonts w:ascii="Calibri"/>
          <w:b/>
          <w:sz w:val="28"/>
        </w:rPr>
      </w:pPr>
    </w:p>
    <w:p w14:paraId="7D26056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w:t>
      </w:r>
    </w:p>
    <w:p w14:paraId="36A9866D" w14:textId="77777777" w:rsidR="009224C8" w:rsidRPr="009224C8" w:rsidRDefault="009224C8" w:rsidP="009224C8">
      <w:pPr>
        <w:spacing w:before="187" w:line="372" w:lineRule="auto"/>
        <w:ind w:left="160" w:right="5755"/>
        <w:rPr>
          <w:rFonts w:ascii="Calibri"/>
          <w:b/>
          <w:sz w:val="28"/>
        </w:rPr>
      </w:pPr>
    </w:p>
    <w:p w14:paraId="2096C6F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35B8A28" w14:textId="77777777" w:rsidR="009224C8" w:rsidRPr="009224C8" w:rsidRDefault="009224C8" w:rsidP="009224C8">
      <w:pPr>
        <w:spacing w:before="187" w:line="372" w:lineRule="auto"/>
        <w:ind w:left="160" w:right="5755"/>
        <w:rPr>
          <w:rFonts w:ascii="Calibri"/>
          <w:b/>
          <w:sz w:val="28"/>
        </w:rPr>
      </w:pPr>
    </w:p>
    <w:p w14:paraId="79D002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 ( fread ( &amp;customer, sizeof ( customer ), 1, fpte ) == 1 )</w:t>
      </w:r>
    </w:p>
    <w:p w14:paraId="3C0111F5" w14:textId="77777777" w:rsidR="009224C8" w:rsidRPr="009224C8" w:rsidRDefault="009224C8" w:rsidP="009224C8">
      <w:pPr>
        <w:spacing w:before="187" w:line="372" w:lineRule="auto"/>
        <w:ind w:left="160" w:right="5755"/>
        <w:rPr>
          <w:rFonts w:ascii="Calibri"/>
          <w:b/>
          <w:sz w:val="28"/>
        </w:rPr>
      </w:pPr>
    </w:p>
    <w:p w14:paraId="101AC47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DEECDC2" w14:textId="77777777" w:rsidR="009224C8" w:rsidRPr="009224C8" w:rsidRDefault="009224C8" w:rsidP="009224C8">
      <w:pPr>
        <w:spacing w:before="187" w:line="372" w:lineRule="auto"/>
        <w:ind w:left="160" w:right="5755"/>
        <w:rPr>
          <w:rFonts w:ascii="Calibri"/>
          <w:b/>
          <w:sz w:val="28"/>
        </w:rPr>
      </w:pPr>
    </w:p>
    <w:p w14:paraId="7D5879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if(strcmp(customer.time,time)==0)</w:t>
      </w:r>
    </w:p>
    <w:p w14:paraId="464742BD" w14:textId="77777777" w:rsidR="009224C8" w:rsidRPr="009224C8" w:rsidRDefault="009224C8" w:rsidP="009224C8">
      <w:pPr>
        <w:spacing w:before="187" w:line="372" w:lineRule="auto"/>
        <w:ind w:left="160" w:right="5755"/>
        <w:rPr>
          <w:rFonts w:ascii="Calibri"/>
          <w:b/>
          <w:sz w:val="28"/>
        </w:rPr>
      </w:pPr>
    </w:p>
    <w:p w14:paraId="36D81C7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BC89F81" w14:textId="77777777" w:rsidR="009224C8" w:rsidRPr="009224C8" w:rsidRDefault="009224C8" w:rsidP="009224C8">
      <w:pPr>
        <w:spacing w:before="187" w:line="372" w:lineRule="auto"/>
        <w:ind w:left="160" w:right="5755"/>
        <w:rPr>
          <w:rFonts w:ascii="Calibri"/>
          <w:b/>
          <w:sz w:val="28"/>
        </w:rPr>
      </w:pPr>
    </w:p>
    <w:p w14:paraId="7A9BDA0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printf("\nYOUR OLD RECORD WAS AS:");</w:t>
      </w:r>
    </w:p>
    <w:p w14:paraId="480800EE" w14:textId="77777777" w:rsidR="009224C8" w:rsidRPr="009224C8" w:rsidRDefault="009224C8" w:rsidP="009224C8">
      <w:pPr>
        <w:spacing w:before="187" w:line="372" w:lineRule="auto"/>
        <w:ind w:left="160" w:right="5755"/>
        <w:rPr>
          <w:rFonts w:ascii="Calibri"/>
          <w:b/>
          <w:sz w:val="28"/>
        </w:rPr>
      </w:pPr>
    </w:p>
    <w:p w14:paraId="761881E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printf("\nTIME: %s",customer.time);</w:t>
      </w:r>
    </w:p>
    <w:p w14:paraId="253C53C9" w14:textId="77777777" w:rsidR="009224C8" w:rsidRPr="009224C8" w:rsidRDefault="009224C8" w:rsidP="009224C8">
      <w:pPr>
        <w:spacing w:before="187" w:line="372" w:lineRule="auto"/>
        <w:ind w:left="160" w:right="5755"/>
        <w:rPr>
          <w:rFonts w:ascii="Calibri"/>
          <w:b/>
          <w:sz w:val="28"/>
        </w:rPr>
      </w:pPr>
    </w:p>
    <w:p w14:paraId="166709F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printf("\nMEETING WITH: %s",customer.name);</w:t>
      </w:r>
    </w:p>
    <w:p w14:paraId="09F6B25C" w14:textId="77777777" w:rsidR="009224C8" w:rsidRPr="009224C8" w:rsidRDefault="009224C8" w:rsidP="009224C8">
      <w:pPr>
        <w:spacing w:before="187" w:line="372" w:lineRule="auto"/>
        <w:ind w:left="160" w:right="5755"/>
        <w:rPr>
          <w:rFonts w:ascii="Calibri"/>
          <w:b/>
          <w:sz w:val="28"/>
        </w:rPr>
      </w:pPr>
    </w:p>
    <w:p w14:paraId="5825348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AT: %s",customer.place);</w:t>
      </w:r>
    </w:p>
    <w:p w14:paraId="265D3FB1" w14:textId="77777777" w:rsidR="009224C8" w:rsidRPr="009224C8" w:rsidRDefault="009224C8" w:rsidP="009224C8">
      <w:pPr>
        <w:spacing w:before="187" w:line="372" w:lineRule="auto"/>
        <w:ind w:left="160" w:right="5755"/>
        <w:rPr>
          <w:rFonts w:ascii="Calibri"/>
          <w:b/>
          <w:sz w:val="28"/>
        </w:rPr>
      </w:pPr>
    </w:p>
    <w:p w14:paraId="62612D8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printf("\nDURATION: %s",customer.duration);</w:t>
      </w:r>
    </w:p>
    <w:p w14:paraId="451DB2FF" w14:textId="77777777" w:rsidR="009224C8" w:rsidRPr="009224C8" w:rsidRDefault="009224C8" w:rsidP="009224C8">
      <w:pPr>
        <w:spacing w:before="187" w:line="372" w:lineRule="auto"/>
        <w:ind w:left="160" w:right="5755"/>
        <w:rPr>
          <w:rFonts w:ascii="Calibri"/>
          <w:b/>
          <w:sz w:val="28"/>
        </w:rPr>
      </w:pPr>
    </w:p>
    <w:p w14:paraId="1F68B7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printf("\nNOTE: %s",customer.note);</w:t>
      </w:r>
    </w:p>
    <w:p w14:paraId="0F5970E9" w14:textId="77777777" w:rsidR="009224C8" w:rsidRPr="009224C8" w:rsidRDefault="009224C8" w:rsidP="009224C8">
      <w:pPr>
        <w:spacing w:before="187" w:line="372" w:lineRule="auto"/>
        <w:ind w:left="160" w:right="5755"/>
        <w:rPr>
          <w:rFonts w:ascii="Calibri"/>
          <w:b/>
          <w:sz w:val="28"/>
        </w:rPr>
      </w:pPr>
    </w:p>
    <w:p w14:paraId="754D50D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printf("\n\n\t\tWHAT WOULD YOU LIKE TO EDIT..");</w:t>
      </w:r>
    </w:p>
    <w:p w14:paraId="32224847" w14:textId="77777777" w:rsidR="009224C8" w:rsidRPr="009224C8" w:rsidRDefault="009224C8" w:rsidP="009224C8">
      <w:pPr>
        <w:spacing w:before="187" w:line="372" w:lineRule="auto"/>
        <w:ind w:left="160" w:right="5755"/>
        <w:rPr>
          <w:rFonts w:ascii="Calibri"/>
          <w:b/>
          <w:sz w:val="28"/>
        </w:rPr>
      </w:pPr>
    </w:p>
    <w:p w14:paraId="683BAA6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printf("\n1.TIME.");</w:t>
      </w:r>
    </w:p>
    <w:p w14:paraId="5406013F" w14:textId="77777777" w:rsidR="009224C8" w:rsidRPr="009224C8" w:rsidRDefault="009224C8" w:rsidP="009224C8">
      <w:pPr>
        <w:spacing w:before="187" w:line="372" w:lineRule="auto"/>
        <w:ind w:left="160" w:right="5755"/>
        <w:rPr>
          <w:rFonts w:ascii="Calibri"/>
          <w:b/>
          <w:sz w:val="28"/>
        </w:rPr>
      </w:pPr>
    </w:p>
    <w:p w14:paraId="056AAC1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printf("\n2.MEETING PERSON.");</w:t>
      </w:r>
    </w:p>
    <w:p w14:paraId="685814BD" w14:textId="77777777" w:rsidR="009224C8" w:rsidRPr="009224C8" w:rsidRDefault="009224C8" w:rsidP="009224C8">
      <w:pPr>
        <w:spacing w:before="187" w:line="372" w:lineRule="auto"/>
        <w:ind w:left="160" w:right="5755"/>
        <w:rPr>
          <w:rFonts w:ascii="Calibri"/>
          <w:b/>
          <w:sz w:val="28"/>
        </w:rPr>
      </w:pPr>
    </w:p>
    <w:p w14:paraId="16208D9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printf("\n3.MEETING PLACE.");</w:t>
      </w:r>
    </w:p>
    <w:p w14:paraId="79E3FDFD" w14:textId="77777777" w:rsidR="009224C8" w:rsidRPr="009224C8" w:rsidRDefault="009224C8" w:rsidP="009224C8">
      <w:pPr>
        <w:spacing w:before="187" w:line="372" w:lineRule="auto"/>
        <w:ind w:left="160" w:right="5755"/>
        <w:rPr>
          <w:rFonts w:ascii="Calibri"/>
          <w:b/>
          <w:sz w:val="28"/>
        </w:rPr>
      </w:pPr>
    </w:p>
    <w:p w14:paraId="3A93DEF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printf("\n4.DURATION.");</w:t>
      </w:r>
    </w:p>
    <w:p w14:paraId="55DCFCD9" w14:textId="77777777" w:rsidR="009224C8" w:rsidRPr="009224C8" w:rsidRDefault="009224C8" w:rsidP="009224C8">
      <w:pPr>
        <w:spacing w:before="187" w:line="372" w:lineRule="auto"/>
        <w:ind w:left="160" w:right="5755"/>
        <w:rPr>
          <w:rFonts w:ascii="Calibri"/>
          <w:b/>
          <w:sz w:val="28"/>
        </w:rPr>
      </w:pPr>
    </w:p>
    <w:p w14:paraId="19DCF23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printf("\n5.NOTE.");</w:t>
      </w:r>
    </w:p>
    <w:p w14:paraId="4C45ED18" w14:textId="77777777" w:rsidR="009224C8" w:rsidRPr="009224C8" w:rsidRDefault="009224C8" w:rsidP="009224C8">
      <w:pPr>
        <w:spacing w:before="187" w:line="372" w:lineRule="auto"/>
        <w:ind w:left="160" w:right="5755"/>
        <w:rPr>
          <w:rFonts w:ascii="Calibri"/>
          <w:b/>
          <w:sz w:val="28"/>
        </w:rPr>
      </w:pPr>
    </w:p>
    <w:p w14:paraId="31A590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printf("\n6.WHOLE RECORD.");</w:t>
      </w:r>
    </w:p>
    <w:p w14:paraId="37B3D571" w14:textId="77777777" w:rsidR="009224C8" w:rsidRPr="009224C8" w:rsidRDefault="009224C8" w:rsidP="009224C8">
      <w:pPr>
        <w:spacing w:before="187" w:line="372" w:lineRule="auto"/>
        <w:ind w:left="160" w:right="5755"/>
        <w:rPr>
          <w:rFonts w:ascii="Calibri"/>
          <w:b/>
          <w:sz w:val="28"/>
        </w:rPr>
      </w:pPr>
    </w:p>
    <w:p w14:paraId="0910116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printf("\n7.GO BACK TO MAIN MENU.");</w:t>
      </w:r>
    </w:p>
    <w:p w14:paraId="4877EBCA" w14:textId="77777777" w:rsidR="009224C8" w:rsidRPr="009224C8" w:rsidRDefault="009224C8" w:rsidP="009224C8">
      <w:pPr>
        <w:spacing w:before="187" w:line="372" w:lineRule="auto"/>
        <w:ind w:left="160" w:right="5755"/>
        <w:rPr>
          <w:rFonts w:ascii="Calibri"/>
          <w:b/>
          <w:sz w:val="28"/>
        </w:rPr>
      </w:pPr>
    </w:p>
    <w:p w14:paraId="3B9D82A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do</w:t>
      </w:r>
    </w:p>
    <w:p w14:paraId="24A9BAC0" w14:textId="77777777" w:rsidR="009224C8" w:rsidRPr="009224C8" w:rsidRDefault="009224C8" w:rsidP="009224C8">
      <w:pPr>
        <w:spacing w:before="187" w:line="372" w:lineRule="auto"/>
        <w:ind w:left="160" w:right="5755"/>
        <w:rPr>
          <w:rFonts w:ascii="Calibri"/>
          <w:b/>
          <w:sz w:val="28"/>
        </w:rPr>
      </w:pPr>
    </w:p>
    <w:p w14:paraId="1E6E242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26EB6AE" w14:textId="77777777" w:rsidR="009224C8" w:rsidRPr="009224C8" w:rsidRDefault="009224C8" w:rsidP="009224C8">
      <w:pPr>
        <w:spacing w:before="187" w:line="372" w:lineRule="auto"/>
        <w:ind w:left="160" w:right="5755"/>
        <w:rPr>
          <w:rFonts w:ascii="Calibri"/>
          <w:b/>
          <w:sz w:val="28"/>
        </w:rPr>
      </w:pPr>
    </w:p>
    <w:p w14:paraId="6C62ED0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YOUR CHOICE:");</w:t>
      </w:r>
    </w:p>
    <w:p w14:paraId="2A2B1742" w14:textId="77777777" w:rsidR="009224C8" w:rsidRPr="009224C8" w:rsidRDefault="009224C8" w:rsidP="009224C8">
      <w:pPr>
        <w:spacing w:before="187" w:line="372" w:lineRule="auto"/>
        <w:ind w:left="160" w:right="5755"/>
        <w:rPr>
          <w:rFonts w:ascii="Calibri"/>
          <w:b/>
          <w:sz w:val="28"/>
        </w:rPr>
      </w:pPr>
    </w:p>
    <w:p w14:paraId="52280BE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655E71D7" w14:textId="77777777" w:rsidR="009224C8" w:rsidRPr="009224C8" w:rsidRDefault="009224C8" w:rsidP="009224C8">
      <w:pPr>
        <w:spacing w:before="187" w:line="372" w:lineRule="auto"/>
        <w:ind w:left="160" w:right="5755"/>
        <w:rPr>
          <w:rFonts w:ascii="Calibri"/>
          <w:b/>
          <w:sz w:val="28"/>
        </w:rPr>
      </w:pPr>
    </w:p>
    <w:p w14:paraId="734230C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scanf("%d",&amp;num);</w:t>
      </w:r>
    </w:p>
    <w:p w14:paraId="4D561CCE" w14:textId="77777777" w:rsidR="009224C8" w:rsidRPr="009224C8" w:rsidRDefault="009224C8" w:rsidP="009224C8">
      <w:pPr>
        <w:spacing w:before="187" w:line="372" w:lineRule="auto"/>
        <w:ind w:left="160" w:right="5755"/>
        <w:rPr>
          <w:rFonts w:ascii="Calibri"/>
          <w:b/>
          <w:sz w:val="28"/>
        </w:rPr>
      </w:pPr>
    </w:p>
    <w:p w14:paraId="7B9BF4D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290D7696" w14:textId="77777777" w:rsidR="009224C8" w:rsidRPr="009224C8" w:rsidRDefault="009224C8" w:rsidP="009224C8">
      <w:pPr>
        <w:spacing w:before="187" w:line="372" w:lineRule="auto"/>
        <w:ind w:left="160" w:right="5755"/>
        <w:rPr>
          <w:rFonts w:ascii="Calibri"/>
          <w:b/>
          <w:sz w:val="28"/>
        </w:rPr>
      </w:pPr>
    </w:p>
    <w:p w14:paraId="048B2A3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switch(num)</w:t>
      </w:r>
    </w:p>
    <w:p w14:paraId="69E04684" w14:textId="77777777" w:rsidR="009224C8" w:rsidRPr="009224C8" w:rsidRDefault="009224C8" w:rsidP="009224C8">
      <w:pPr>
        <w:spacing w:before="187" w:line="372" w:lineRule="auto"/>
        <w:ind w:left="160" w:right="5755"/>
        <w:rPr>
          <w:rFonts w:ascii="Calibri"/>
          <w:b/>
          <w:sz w:val="28"/>
        </w:rPr>
      </w:pPr>
    </w:p>
    <w:p w14:paraId="5BFE266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014C95D" w14:textId="77777777" w:rsidR="009224C8" w:rsidRPr="009224C8" w:rsidRDefault="009224C8" w:rsidP="009224C8">
      <w:pPr>
        <w:spacing w:before="187" w:line="372" w:lineRule="auto"/>
        <w:ind w:left="160" w:right="5755"/>
        <w:rPr>
          <w:rFonts w:ascii="Calibri"/>
          <w:b/>
          <w:sz w:val="28"/>
        </w:rPr>
      </w:pPr>
    </w:p>
    <w:p w14:paraId="787DBD3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1:</w:t>
      </w:r>
    </w:p>
    <w:p w14:paraId="0AD1BFC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printf("\nENTER THE NEW DATA:");</w:t>
      </w:r>
    </w:p>
    <w:p w14:paraId="2BB7F204" w14:textId="77777777" w:rsidR="009224C8" w:rsidRPr="009224C8" w:rsidRDefault="009224C8" w:rsidP="009224C8">
      <w:pPr>
        <w:spacing w:before="187" w:line="372" w:lineRule="auto"/>
        <w:ind w:left="160" w:right="5755"/>
        <w:rPr>
          <w:rFonts w:ascii="Calibri"/>
          <w:b/>
          <w:sz w:val="28"/>
        </w:rPr>
      </w:pPr>
    </w:p>
    <w:p w14:paraId="4ACC556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printf("\nNEW TIME:[hh:mm]:");</w:t>
      </w:r>
    </w:p>
    <w:p w14:paraId="1BF60580" w14:textId="77777777" w:rsidR="009224C8" w:rsidRPr="009224C8" w:rsidRDefault="009224C8" w:rsidP="009224C8">
      <w:pPr>
        <w:spacing w:before="187" w:line="372" w:lineRule="auto"/>
        <w:ind w:left="160" w:right="5755"/>
        <w:rPr>
          <w:rFonts w:ascii="Calibri"/>
          <w:b/>
          <w:sz w:val="28"/>
        </w:rPr>
      </w:pPr>
    </w:p>
    <w:p w14:paraId="483DBD3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gets(customer.time);</w:t>
      </w:r>
    </w:p>
    <w:p w14:paraId="0391C0C7" w14:textId="77777777" w:rsidR="009224C8" w:rsidRPr="009224C8" w:rsidRDefault="009224C8" w:rsidP="009224C8">
      <w:pPr>
        <w:spacing w:before="187" w:line="372" w:lineRule="auto"/>
        <w:ind w:left="160" w:right="5755"/>
        <w:rPr>
          <w:rFonts w:ascii="Calibri"/>
          <w:b/>
          <w:sz w:val="28"/>
        </w:rPr>
      </w:pPr>
    </w:p>
    <w:p w14:paraId="099D50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7319F642" w14:textId="77777777" w:rsidR="009224C8" w:rsidRPr="009224C8" w:rsidRDefault="009224C8" w:rsidP="009224C8">
      <w:pPr>
        <w:spacing w:before="187" w:line="372" w:lineRule="auto"/>
        <w:ind w:left="160" w:right="5755"/>
        <w:rPr>
          <w:rFonts w:ascii="Calibri"/>
          <w:b/>
          <w:sz w:val="28"/>
        </w:rPr>
      </w:pPr>
    </w:p>
    <w:p w14:paraId="4609445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2:</w:t>
      </w:r>
    </w:p>
    <w:p w14:paraId="6C900C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printf("\nENTER THE NEW DATA:");</w:t>
      </w:r>
    </w:p>
    <w:p w14:paraId="6D4177D1" w14:textId="77777777" w:rsidR="009224C8" w:rsidRPr="009224C8" w:rsidRDefault="009224C8" w:rsidP="009224C8">
      <w:pPr>
        <w:spacing w:before="187" w:line="372" w:lineRule="auto"/>
        <w:ind w:left="160" w:right="5755"/>
        <w:rPr>
          <w:rFonts w:ascii="Calibri"/>
          <w:b/>
          <w:sz w:val="28"/>
        </w:rPr>
      </w:pPr>
    </w:p>
    <w:p w14:paraId="039E8C8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printf("\nNEW MEETING PERSON:");</w:t>
      </w:r>
    </w:p>
    <w:p w14:paraId="7481FDC4" w14:textId="77777777" w:rsidR="009224C8" w:rsidRPr="009224C8" w:rsidRDefault="009224C8" w:rsidP="009224C8">
      <w:pPr>
        <w:spacing w:before="187" w:line="372" w:lineRule="auto"/>
        <w:ind w:left="160" w:right="5755"/>
        <w:rPr>
          <w:rFonts w:ascii="Calibri"/>
          <w:b/>
          <w:sz w:val="28"/>
        </w:rPr>
      </w:pPr>
    </w:p>
    <w:p w14:paraId="39F1498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gets(customer.name);</w:t>
      </w:r>
    </w:p>
    <w:p w14:paraId="789EADA9" w14:textId="77777777" w:rsidR="009224C8" w:rsidRPr="009224C8" w:rsidRDefault="009224C8" w:rsidP="009224C8">
      <w:pPr>
        <w:spacing w:before="187" w:line="372" w:lineRule="auto"/>
        <w:ind w:left="160" w:right="5755"/>
        <w:rPr>
          <w:rFonts w:ascii="Calibri"/>
          <w:b/>
          <w:sz w:val="28"/>
        </w:rPr>
      </w:pPr>
    </w:p>
    <w:p w14:paraId="7A7922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14326C9B" w14:textId="77777777" w:rsidR="009224C8" w:rsidRPr="009224C8" w:rsidRDefault="009224C8" w:rsidP="009224C8">
      <w:pPr>
        <w:spacing w:before="187" w:line="372" w:lineRule="auto"/>
        <w:ind w:left="160" w:right="5755"/>
        <w:rPr>
          <w:rFonts w:ascii="Calibri"/>
          <w:b/>
          <w:sz w:val="28"/>
        </w:rPr>
      </w:pPr>
    </w:p>
    <w:p w14:paraId="6D7D425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3:</w:t>
      </w:r>
    </w:p>
    <w:p w14:paraId="7967AB4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printf("\nENTER THE NEW DATA:");</w:t>
      </w:r>
    </w:p>
    <w:p w14:paraId="19226CFB" w14:textId="77777777" w:rsidR="009224C8" w:rsidRPr="009224C8" w:rsidRDefault="009224C8" w:rsidP="009224C8">
      <w:pPr>
        <w:spacing w:before="187" w:line="372" w:lineRule="auto"/>
        <w:ind w:left="160" w:right="5755"/>
        <w:rPr>
          <w:rFonts w:ascii="Calibri"/>
          <w:b/>
          <w:sz w:val="28"/>
        </w:rPr>
      </w:pPr>
    </w:p>
    <w:p w14:paraId="58BB96D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printf("\nNEW MEETING PLACE:");</w:t>
      </w:r>
    </w:p>
    <w:p w14:paraId="2F96EF7B" w14:textId="77777777" w:rsidR="009224C8" w:rsidRPr="009224C8" w:rsidRDefault="009224C8" w:rsidP="009224C8">
      <w:pPr>
        <w:spacing w:before="187" w:line="372" w:lineRule="auto"/>
        <w:ind w:left="160" w:right="5755"/>
        <w:rPr>
          <w:rFonts w:ascii="Calibri"/>
          <w:b/>
          <w:sz w:val="28"/>
        </w:rPr>
      </w:pPr>
    </w:p>
    <w:p w14:paraId="4C6E03B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gets(customer.place);</w:t>
      </w:r>
    </w:p>
    <w:p w14:paraId="33909E7A" w14:textId="77777777" w:rsidR="009224C8" w:rsidRPr="009224C8" w:rsidRDefault="009224C8" w:rsidP="009224C8">
      <w:pPr>
        <w:spacing w:before="187" w:line="372" w:lineRule="auto"/>
        <w:ind w:left="160" w:right="5755"/>
        <w:rPr>
          <w:rFonts w:ascii="Calibri"/>
          <w:b/>
          <w:sz w:val="28"/>
        </w:rPr>
      </w:pPr>
    </w:p>
    <w:p w14:paraId="4E1C8DD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387AD4BD" w14:textId="77777777" w:rsidR="009224C8" w:rsidRPr="009224C8" w:rsidRDefault="009224C8" w:rsidP="009224C8">
      <w:pPr>
        <w:spacing w:before="187" w:line="372" w:lineRule="auto"/>
        <w:ind w:left="160" w:right="5755"/>
        <w:rPr>
          <w:rFonts w:ascii="Calibri"/>
          <w:b/>
          <w:sz w:val="28"/>
        </w:rPr>
      </w:pPr>
    </w:p>
    <w:p w14:paraId="5B4029C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4:</w:t>
      </w:r>
    </w:p>
    <w:p w14:paraId="478EBBD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printf("\nENTER THE </w:t>
      </w:r>
      <w:r w:rsidRPr="009224C8">
        <w:rPr>
          <w:rFonts w:ascii="Calibri"/>
          <w:b/>
          <w:sz w:val="28"/>
        </w:rPr>
        <w:lastRenderedPageBreak/>
        <w:t>NEW DATA:");</w:t>
      </w:r>
    </w:p>
    <w:p w14:paraId="49C7E737" w14:textId="77777777" w:rsidR="009224C8" w:rsidRPr="009224C8" w:rsidRDefault="009224C8" w:rsidP="009224C8">
      <w:pPr>
        <w:spacing w:before="187" w:line="372" w:lineRule="auto"/>
        <w:ind w:left="160" w:right="5755"/>
        <w:rPr>
          <w:rFonts w:ascii="Calibri"/>
          <w:b/>
          <w:sz w:val="28"/>
        </w:rPr>
      </w:pPr>
    </w:p>
    <w:p w14:paraId="14FDFBD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printf("\nDURATION:");</w:t>
      </w:r>
    </w:p>
    <w:p w14:paraId="6EB3AFFC" w14:textId="77777777" w:rsidR="009224C8" w:rsidRPr="009224C8" w:rsidRDefault="009224C8" w:rsidP="009224C8">
      <w:pPr>
        <w:spacing w:before="187" w:line="372" w:lineRule="auto"/>
        <w:ind w:left="160" w:right="5755"/>
        <w:rPr>
          <w:rFonts w:ascii="Calibri"/>
          <w:b/>
          <w:sz w:val="28"/>
        </w:rPr>
      </w:pPr>
    </w:p>
    <w:p w14:paraId="7E7355E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gets(customer.duration);</w:t>
      </w:r>
    </w:p>
    <w:p w14:paraId="29B436D9" w14:textId="77777777" w:rsidR="009224C8" w:rsidRPr="009224C8" w:rsidRDefault="009224C8" w:rsidP="009224C8">
      <w:pPr>
        <w:spacing w:before="187" w:line="372" w:lineRule="auto"/>
        <w:ind w:left="160" w:right="5755"/>
        <w:rPr>
          <w:rFonts w:ascii="Calibri"/>
          <w:b/>
          <w:sz w:val="28"/>
        </w:rPr>
      </w:pPr>
    </w:p>
    <w:p w14:paraId="01A8DC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462F5AFE" w14:textId="77777777" w:rsidR="009224C8" w:rsidRPr="009224C8" w:rsidRDefault="009224C8" w:rsidP="009224C8">
      <w:pPr>
        <w:spacing w:before="187" w:line="372" w:lineRule="auto"/>
        <w:ind w:left="160" w:right="5755"/>
        <w:rPr>
          <w:rFonts w:ascii="Calibri"/>
          <w:b/>
          <w:sz w:val="28"/>
        </w:rPr>
      </w:pPr>
    </w:p>
    <w:p w14:paraId="21C28A4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5:</w:t>
      </w:r>
    </w:p>
    <w:p w14:paraId="3F3FC07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printf("ENTER THE NEW DATA:");</w:t>
      </w:r>
    </w:p>
    <w:p w14:paraId="0BC6E2E2" w14:textId="77777777" w:rsidR="009224C8" w:rsidRPr="009224C8" w:rsidRDefault="009224C8" w:rsidP="009224C8">
      <w:pPr>
        <w:spacing w:before="187" w:line="372" w:lineRule="auto"/>
        <w:ind w:left="160" w:right="5755"/>
        <w:rPr>
          <w:rFonts w:ascii="Calibri"/>
          <w:b/>
          <w:sz w:val="28"/>
        </w:rPr>
      </w:pPr>
    </w:p>
    <w:p w14:paraId="67FAA92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printf("\nNOTE:");</w:t>
      </w:r>
    </w:p>
    <w:p w14:paraId="16392294" w14:textId="77777777" w:rsidR="009224C8" w:rsidRPr="009224C8" w:rsidRDefault="009224C8" w:rsidP="009224C8">
      <w:pPr>
        <w:spacing w:before="187" w:line="372" w:lineRule="auto"/>
        <w:ind w:left="160" w:right="5755"/>
        <w:rPr>
          <w:rFonts w:ascii="Calibri"/>
          <w:b/>
          <w:sz w:val="28"/>
        </w:rPr>
      </w:pPr>
    </w:p>
    <w:p w14:paraId="28F04B9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gets(customer.note);</w:t>
      </w:r>
    </w:p>
    <w:p w14:paraId="25902F01" w14:textId="77777777" w:rsidR="009224C8" w:rsidRPr="009224C8" w:rsidRDefault="009224C8" w:rsidP="009224C8">
      <w:pPr>
        <w:spacing w:before="187" w:line="372" w:lineRule="auto"/>
        <w:ind w:left="160" w:right="5755"/>
        <w:rPr>
          <w:rFonts w:ascii="Calibri"/>
          <w:b/>
          <w:sz w:val="28"/>
        </w:rPr>
      </w:pPr>
    </w:p>
    <w:p w14:paraId="276802B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5C3D2003" w14:textId="77777777" w:rsidR="009224C8" w:rsidRPr="009224C8" w:rsidRDefault="009224C8" w:rsidP="009224C8">
      <w:pPr>
        <w:spacing w:before="187" w:line="372" w:lineRule="auto"/>
        <w:ind w:left="160" w:right="5755"/>
        <w:rPr>
          <w:rFonts w:ascii="Calibri"/>
          <w:b/>
          <w:sz w:val="28"/>
        </w:rPr>
      </w:pPr>
    </w:p>
    <w:p w14:paraId="300204C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6:</w:t>
      </w:r>
    </w:p>
    <w:p w14:paraId="587D4F0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printf("\nENTER THE </w:t>
      </w:r>
      <w:r w:rsidRPr="009224C8">
        <w:rPr>
          <w:rFonts w:ascii="Calibri"/>
          <w:b/>
          <w:sz w:val="28"/>
        </w:rPr>
        <w:lastRenderedPageBreak/>
        <w:t>NEW DATA:");</w:t>
      </w:r>
    </w:p>
    <w:p w14:paraId="5A4CD2F8" w14:textId="77777777" w:rsidR="009224C8" w:rsidRPr="009224C8" w:rsidRDefault="009224C8" w:rsidP="009224C8">
      <w:pPr>
        <w:spacing w:before="187" w:line="372" w:lineRule="auto"/>
        <w:ind w:left="160" w:right="5755"/>
        <w:rPr>
          <w:rFonts w:ascii="Calibri"/>
          <w:b/>
          <w:sz w:val="28"/>
        </w:rPr>
      </w:pPr>
    </w:p>
    <w:p w14:paraId="50466CB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printf("\nNEW TIME:[hh:mm]:");</w:t>
      </w:r>
    </w:p>
    <w:p w14:paraId="38C60658" w14:textId="77777777" w:rsidR="009224C8" w:rsidRPr="009224C8" w:rsidRDefault="009224C8" w:rsidP="009224C8">
      <w:pPr>
        <w:spacing w:before="187" w:line="372" w:lineRule="auto"/>
        <w:ind w:left="160" w:right="5755"/>
        <w:rPr>
          <w:rFonts w:ascii="Calibri"/>
          <w:b/>
          <w:sz w:val="28"/>
        </w:rPr>
      </w:pPr>
    </w:p>
    <w:p w14:paraId="1FEE31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gets(customer.time);</w:t>
      </w:r>
    </w:p>
    <w:p w14:paraId="0FF13C9C" w14:textId="77777777" w:rsidR="009224C8" w:rsidRPr="009224C8" w:rsidRDefault="009224C8" w:rsidP="009224C8">
      <w:pPr>
        <w:spacing w:before="187" w:line="372" w:lineRule="auto"/>
        <w:ind w:left="160" w:right="5755"/>
        <w:rPr>
          <w:rFonts w:ascii="Calibri"/>
          <w:b/>
          <w:sz w:val="28"/>
        </w:rPr>
      </w:pPr>
    </w:p>
    <w:p w14:paraId="34AEDC7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printf("\nNEW MEETING PERSON:");</w:t>
      </w:r>
    </w:p>
    <w:p w14:paraId="334D09D1" w14:textId="77777777" w:rsidR="009224C8" w:rsidRPr="009224C8" w:rsidRDefault="009224C8" w:rsidP="009224C8">
      <w:pPr>
        <w:spacing w:before="187" w:line="372" w:lineRule="auto"/>
        <w:ind w:left="160" w:right="5755"/>
        <w:rPr>
          <w:rFonts w:ascii="Calibri"/>
          <w:b/>
          <w:sz w:val="28"/>
        </w:rPr>
      </w:pPr>
    </w:p>
    <w:p w14:paraId="2D7E541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gets(customer.name);</w:t>
      </w:r>
    </w:p>
    <w:p w14:paraId="626BF268" w14:textId="77777777" w:rsidR="009224C8" w:rsidRPr="009224C8" w:rsidRDefault="009224C8" w:rsidP="009224C8">
      <w:pPr>
        <w:spacing w:before="187" w:line="372" w:lineRule="auto"/>
        <w:ind w:left="160" w:right="5755"/>
        <w:rPr>
          <w:rFonts w:ascii="Calibri"/>
          <w:b/>
          <w:sz w:val="28"/>
        </w:rPr>
      </w:pPr>
    </w:p>
    <w:p w14:paraId="623F5EA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printf("\nNEW MEETING PLACE:");</w:t>
      </w:r>
    </w:p>
    <w:p w14:paraId="341E91C5" w14:textId="77777777" w:rsidR="009224C8" w:rsidRPr="009224C8" w:rsidRDefault="009224C8" w:rsidP="009224C8">
      <w:pPr>
        <w:spacing w:before="187" w:line="372" w:lineRule="auto"/>
        <w:ind w:left="160" w:right="5755"/>
        <w:rPr>
          <w:rFonts w:ascii="Calibri"/>
          <w:b/>
          <w:sz w:val="28"/>
        </w:rPr>
      </w:pPr>
    </w:p>
    <w:p w14:paraId="13CB046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gets(customer.place);</w:t>
      </w:r>
    </w:p>
    <w:p w14:paraId="6E74314A" w14:textId="77777777" w:rsidR="009224C8" w:rsidRPr="009224C8" w:rsidRDefault="009224C8" w:rsidP="009224C8">
      <w:pPr>
        <w:spacing w:before="187" w:line="372" w:lineRule="auto"/>
        <w:ind w:left="160" w:right="5755"/>
        <w:rPr>
          <w:rFonts w:ascii="Calibri"/>
          <w:b/>
          <w:sz w:val="28"/>
        </w:rPr>
      </w:pPr>
    </w:p>
    <w:p w14:paraId="7A93D03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printf("\nDURATION:");</w:t>
      </w:r>
    </w:p>
    <w:p w14:paraId="13A83417" w14:textId="77777777" w:rsidR="009224C8" w:rsidRPr="009224C8" w:rsidRDefault="009224C8" w:rsidP="009224C8">
      <w:pPr>
        <w:spacing w:before="187" w:line="372" w:lineRule="auto"/>
        <w:ind w:left="160" w:right="5755"/>
        <w:rPr>
          <w:rFonts w:ascii="Calibri"/>
          <w:b/>
          <w:sz w:val="28"/>
        </w:rPr>
      </w:pPr>
    </w:p>
    <w:p w14:paraId="36E302F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gets(customer.duration);</w:t>
      </w:r>
    </w:p>
    <w:p w14:paraId="3DF48DF3" w14:textId="77777777" w:rsidR="009224C8" w:rsidRPr="009224C8" w:rsidRDefault="009224C8" w:rsidP="009224C8">
      <w:pPr>
        <w:spacing w:before="187" w:line="372" w:lineRule="auto"/>
        <w:ind w:left="160" w:right="5755"/>
        <w:rPr>
          <w:rFonts w:ascii="Calibri"/>
          <w:b/>
          <w:sz w:val="28"/>
        </w:rPr>
      </w:pPr>
    </w:p>
    <w:p w14:paraId="69F6782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printf("\nNOTE:");</w:t>
      </w:r>
    </w:p>
    <w:p w14:paraId="2F6D021B" w14:textId="77777777" w:rsidR="009224C8" w:rsidRPr="009224C8" w:rsidRDefault="009224C8" w:rsidP="009224C8">
      <w:pPr>
        <w:spacing w:before="187" w:line="372" w:lineRule="auto"/>
        <w:ind w:left="160" w:right="5755"/>
        <w:rPr>
          <w:rFonts w:ascii="Calibri"/>
          <w:b/>
          <w:sz w:val="28"/>
        </w:rPr>
      </w:pPr>
    </w:p>
    <w:p w14:paraId="03F6A2A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gets(customer.note);</w:t>
      </w:r>
    </w:p>
    <w:p w14:paraId="27CA6FCE" w14:textId="77777777" w:rsidR="009224C8" w:rsidRPr="009224C8" w:rsidRDefault="009224C8" w:rsidP="009224C8">
      <w:pPr>
        <w:spacing w:before="187" w:line="372" w:lineRule="auto"/>
        <w:ind w:left="160" w:right="5755"/>
        <w:rPr>
          <w:rFonts w:ascii="Calibri"/>
          <w:b/>
          <w:sz w:val="28"/>
        </w:rPr>
      </w:pPr>
    </w:p>
    <w:p w14:paraId="1C2FFFD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787691F3" w14:textId="77777777" w:rsidR="009224C8" w:rsidRPr="009224C8" w:rsidRDefault="009224C8" w:rsidP="009224C8">
      <w:pPr>
        <w:spacing w:before="187" w:line="372" w:lineRule="auto"/>
        <w:ind w:left="160" w:right="5755"/>
        <w:rPr>
          <w:rFonts w:ascii="Calibri"/>
          <w:b/>
          <w:sz w:val="28"/>
        </w:rPr>
      </w:pPr>
    </w:p>
    <w:p w14:paraId="77CA15F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7:</w:t>
      </w:r>
    </w:p>
    <w:p w14:paraId="1EBA1E0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GO BACK...\n");</w:t>
      </w:r>
    </w:p>
    <w:p w14:paraId="651E6594" w14:textId="77777777" w:rsidR="009224C8" w:rsidRPr="009224C8" w:rsidRDefault="009224C8" w:rsidP="009224C8">
      <w:pPr>
        <w:spacing w:before="187" w:line="372" w:lineRule="auto"/>
        <w:ind w:left="160" w:right="5755"/>
        <w:rPr>
          <w:rFonts w:ascii="Calibri"/>
          <w:b/>
          <w:sz w:val="28"/>
        </w:rPr>
      </w:pPr>
    </w:p>
    <w:p w14:paraId="5A2BCEB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5DA5DDD4" w14:textId="77777777" w:rsidR="009224C8" w:rsidRPr="009224C8" w:rsidRDefault="009224C8" w:rsidP="009224C8">
      <w:pPr>
        <w:spacing w:before="187" w:line="372" w:lineRule="auto"/>
        <w:ind w:left="160" w:right="5755"/>
        <w:rPr>
          <w:rFonts w:ascii="Calibri"/>
          <w:b/>
          <w:sz w:val="28"/>
        </w:rPr>
      </w:pPr>
    </w:p>
    <w:p w14:paraId="3F3BF35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79F25A71" w14:textId="77777777" w:rsidR="009224C8" w:rsidRPr="009224C8" w:rsidRDefault="009224C8" w:rsidP="009224C8">
      <w:pPr>
        <w:spacing w:before="187" w:line="372" w:lineRule="auto"/>
        <w:ind w:left="160" w:right="5755"/>
        <w:rPr>
          <w:rFonts w:ascii="Calibri"/>
          <w:b/>
          <w:sz w:val="28"/>
        </w:rPr>
      </w:pPr>
    </w:p>
    <w:p w14:paraId="6184901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3598CA0D" w14:textId="77777777" w:rsidR="009224C8" w:rsidRPr="009224C8" w:rsidRDefault="009224C8" w:rsidP="009224C8">
      <w:pPr>
        <w:spacing w:before="187" w:line="372" w:lineRule="auto"/>
        <w:ind w:left="160" w:right="5755"/>
        <w:rPr>
          <w:rFonts w:ascii="Calibri"/>
          <w:b/>
          <w:sz w:val="28"/>
        </w:rPr>
      </w:pPr>
    </w:p>
    <w:p w14:paraId="418C2CB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default:</w:t>
      </w:r>
    </w:p>
    <w:p w14:paraId="399B3F3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printf("\nYOU TYPED SOMETHING ELSE...TRY AGAIN\n");</w:t>
      </w:r>
    </w:p>
    <w:p w14:paraId="13D514AC" w14:textId="77777777" w:rsidR="009224C8" w:rsidRPr="009224C8" w:rsidRDefault="009224C8" w:rsidP="009224C8">
      <w:pPr>
        <w:spacing w:before="187" w:line="372" w:lineRule="auto"/>
        <w:ind w:left="160" w:right="5755"/>
        <w:rPr>
          <w:rFonts w:ascii="Calibri"/>
          <w:b/>
          <w:sz w:val="28"/>
        </w:rPr>
      </w:pPr>
    </w:p>
    <w:p w14:paraId="7086CF5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break;</w:t>
      </w:r>
    </w:p>
    <w:p w14:paraId="7ECD3A08" w14:textId="77777777" w:rsidR="009224C8" w:rsidRPr="009224C8" w:rsidRDefault="009224C8" w:rsidP="009224C8">
      <w:pPr>
        <w:spacing w:before="187" w:line="372" w:lineRule="auto"/>
        <w:ind w:left="160" w:right="5755"/>
        <w:rPr>
          <w:rFonts w:ascii="Calibri"/>
          <w:b/>
          <w:sz w:val="28"/>
        </w:rPr>
      </w:pPr>
    </w:p>
    <w:p w14:paraId="223847C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4279043" w14:textId="77777777" w:rsidR="009224C8" w:rsidRPr="009224C8" w:rsidRDefault="009224C8" w:rsidP="009224C8">
      <w:pPr>
        <w:spacing w:before="187" w:line="372" w:lineRule="auto"/>
        <w:ind w:left="160" w:right="5755"/>
        <w:rPr>
          <w:rFonts w:ascii="Calibri"/>
          <w:b/>
          <w:sz w:val="28"/>
        </w:rPr>
      </w:pPr>
    </w:p>
    <w:p w14:paraId="5CD63FC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25A265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while(num&lt;1||num&gt;8);</w:t>
      </w:r>
    </w:p>
    <w:p w14:paraId="777D980A" w14:textId="77777777" w:rsidR="009224C8" w:rsidRPr="009224C8" w:rsidRDefault="009224C8" w:rsidP="009224C8">
      <w:pPr>
        <w:spacing w:before="187" w:line="372" w:lineRule="auto"/>
        <w:ind w:left="160" w:right="5755"/>
        <w:rPr>
          <w:rFonts w:ascii="Calibri"/>
          <w:b/>
          <w:sz w:val="28"/>
        </w:rPr>
      </w:pPr>
    </w:p>
    <w:p w14:paraId="283EBFE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fseek(fpte,sizeof(customer),SEEK_CUR);</w:t>
      </w:r>
    </w:p>
    <w:p w14:paraId="0A55D086" w14:textId="77777777" w:rsidR="009224C8" w:rsidRPr="009224C8" w:rsidRDefault="009224C8" w:rsidP="009224C8">
      <w:pPr>
        <w:spacing w:before="187" w:line="372" w:lineRule="auto"/>
        <w:ind w:left="160" w:right="5755"/>
        <w:rPr>
          <w:rFonts w:ascii="Calibri"/>
          <w:b/>
          <w:sz w:val="28"/>
        </w:rPr>
      </w:pPr>
    </w:p>
    <w:p w14:paraId="192D6DF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fwrite(&amp;customer,sizeof(customer),1,fpte);</w:t>
      </w:r>
    </w:p>
    <w:p w14:paraId="7EE04291" w14:textId="77777777" w:rsidR="009224C8" w:rsidRPr="009224C8" w:rsidRDefault="009224C8" w:rsidP="009224C8">
      <w:pPr>
        <w:spacing w:before="187" w:line="372" w:lineRule="auto"/>
        <w:ind w:left="160" w:right="5755"/>
        <w:rPr>
          <w:rFonts w:ascii="Calibri"/>
          <w:b/>
          <w:sz w:val="28"/>
        </w:rPr>
      </w:pPr>
    </w:p>
    <w:p w14:paraId="7C66AA7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fseek(fpte,sizeof(customer),SEEK_CUR);</w:t>
      </w:r>
    </w:p>
    <w:p w14:paraId="09A65F64" w14:textId="77777777" w:rsidR="009224C8" w:rsidRPr="009224C8" w:rsidRDefault="009224C8" w:rsidP="009224C8">
      <w:pPr>
        <w:spacing w:before="187" w:line="372" w:lineRule="auto"/>
        <w:ind w:left="160" w:right="5755"/>
        <w:rPr>
          <w:rFonts w:ascii="Calibri"/>
          <w:b/>
          <w:sz w:val="28"/>
        </w:rPr>
      </w:pPr>
    </w:p>
    <w:p w14:paraId="4EA62FC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fread(&amp;customer,sizeof(customer),1,fpte);</w:t>
      </w:r>
    </w:p>
    <w:p w14:paraId="5884DFAE" w14:textId="77777777" w:rsidR="009224C8" w:rsidRPr="009224C8" w:rsidRDefault="009224C8" w:rsidP="009224C8">
      <w:pPr>
        <w:spacing w:before="187" w:line="372" w:lineRule="auto"/>
        <w:ind w:left="160" w:right="5755"/>
        <w:rPr>
          <w:rFonts w:ascii="Calibri"/>
          <w:b/>
          <w:sz w:val="28"/>
        </w:rPr>
      </w:pPr>
    </w:p>
    <w:p w14:paraId="7C85FA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choice=5;</w:t>
      </w:r>
    </w:p>
    <w:p w14:paraId="3AFAA183" w14:textId="77777777" w:rsidR="009224C8" w:rsidRPr="009224C8" w:rsidRDefault="009224C8" w:rsidP="009224C8">
      <w:pPr>
        <w:spacing w:before="187" w:line="372" w:lineRule="auto"/>
        <w:ind w:left="160" w:right="5755"/>
        <w:rPr>
          <w:rFonts w:ascii="Calibri"/>
          <w:b/>
          <w:sz w:val="28"/>
        </w:rPr>
      </w:pPr>
    </w:p>
    <w:p w14:paraId="3C13041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4091D175" w14:textId="77777777" w:rsidR="009224C8" w:rsidRPr="009224C8" w:rsidRDefault="009224C8" w:rsidP="009224C8">
      <w:pPr>
        <w:spacing w:before="187" w:line="372" w:lineRule="auto"/>
        <w:ind w:left="160" w:right="5755"/>
        <w:rPr>
          <w:rFonts w:ascii="Calibri"/>
          <w:b/>
          <w:sz w:val="28"/>
        </w:rPr>
      </w:pPr>
    </w:p>
    <w:p w14:paraId="351D582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1CCE561" w14:textId="77777777" w:rsidR="009224C8" w:rsidRPr="009224C8" w:rsidRDefault="009224C8" w:rsidP="009224C8">
      <w:pPr>
        <w:spacing w:before="187" w:line="372" w:lineRule="auto"/>
        <w:ind w:left="160" w:right="5755"/>
        <w:rPr>
          <w:rFonts w:ascii="Calibri"/>
          <w:b/>
          <w:sz w:val="28"/>
        </w:rPr>
      </w:pPr>
    </w:p>
    <w:p w14:paraId="6C88A01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071803F" w14:textId="77777777" w:rsidR="009224C8" w:rsidRPr="009224C8" w:rsidRDefault="009224C8" w:rsidP="009224C8">
      <w:pPr>
        <w:spacing w:before="187" w:line="372" w:lineRule="auto"/>
        <w:ind w:left="160" w:right="5755"/>
        <w:rPr>
          <w:rFonts w:ascii="Calibri"/>
          <w:b/>
          <w:sz w:val="28"/>
        </w:rPr>
      </w:pPr>
    </w:p>
    <w:p w14:paraId="2D51C33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if(choice==5)</w:t>
      </w:r>
    </w:p>
    <w:p w14:paraId="34BBA02D" w14:textId="77777777" w:rsidR="009224C8" w:rsidRPr="009224C8" w:rsidRDefault="009224C8" w:rsidP="009224C8">
      <w:pPr>
        <w:spacing w:before="187" w:line="372" w:lineRule="auto"/>
        <w:ind w:left="160" w:right="5755"/>
        <w:rPr>
          <w:rFonts w:ascii="Calibri"/>
          <w:b/>
          <w:sz w:val="28"/>
        </w:rPr>
      </w:pPr>
    </w:p>
    <w:p w14:paraId="1CFCADD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4A62CF5" w14:textId="77777777" w:rsidR="009224C8" w:rsidRPr="009224C8" w:rsidRDefault="009224C8" w:rsidP="009224C8">
      <w:pPr>
        <w:spacing w:before="187" w:line="372" w:lineRule="auto"/>
        <w:ind w:left="160" w:right="5755"/>
        <w:rPr>
          <w:rFonts w:ascii="Calibri"/>
          <w:b/>
          <w:sz w:val="28"/>
        </w:rPr>
      </w:pPr>
    </w:p>
    <w:p w14:paraId="161785A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1F6F188F" w14:textId="77777777" w:rsidR="009224C8" w:rsidRPr="009224C8" w:rsidRDefault="009224C8" w:rsidP="009224C8">
      <w:pPr>
        <w:spacing w:before="187" w:line="372" w:lineRule="auto"/>
        <w:ind w:left="160" w:right="5755"/>
        <w:rPr>
          <w:rFonts w:ascii="Calibri"/>
          <w:b/>
          <w:sz w:val="28"/>
        </w:rPr>
      </w:pPr>
    </w:p>
    <w:p w14:paraId="040DE4F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printf("\n\t\tEDITING COMPLETED...\n");</w:t>
      </w:r>
    </w:p>
    <w:p w14:paraId="2415A85B" w14:textId="77777777" w:rsidR="009224C8" w:rsidRPr="009224C8" w:rsidRDefault="009224C8" w:rsidP="009224C8">
      <w:pPr>
        <w:spacing w:before="187" w:line="372" w:lineRule="auto"/>
        <w:ind w:left="160" w:right="5755"/>
        <w:rPr>
          <w:rFonts w:ascii="Calibri"/>
          <w:b/>
          <w:sz w:val="28"/>
        </w:rPr>
      </w:pPr>
    </w:p>
    <w:p w14:paraId="6DE86F9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w:t>
      </w:r>
    </w:p>
    <w:p w14:paraId="090EE1F5" w14:textId="77777777" w:rsidR="009224C8" w:rsidRPr="009224C8" w:rsidRDefault="009224C8" w:rsidP="009224C8">
      <w:pPr>
        <w:spacing w:before="187" w:line="372" w:lineRule="auto"/>
        <w:ind w:left="160" w:right="5755"/>
        <w:rPr>
          <w:rFonts w:ascii="Calibri"/>
          <w:b/>
          <w:sz w:val="28"/>
        </w:rPr>
      </w:pPr>
    </w:p>
    <w:p w14:paraId="1AFF3AA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printf("THE NEW RECORD IS:\n");</w:t>
      </w:r>
    </w:p>
    <w:p w14:paraId="4C7A4A3F" w14:textId="77777777" w:rsidR="009224C8" w:rsidRPr="009224C8" w:rsidRDefault="009224C8" w:rsidP="009224C8">
      <w:pPr>
        <w:spacing w:before="187" w:line="372" w:lineRule="auto"/>
        <w:ind w:left="160" w:right="5755"/>
        <w:rPr>
          <w:rFonts w:ascii="Calibri"/>
          <w:b/>
          <w:sz w:val="28"/>
        </w:rPr>
      </w:pPr>
    </w:p>
    <w:p w14:paraId="0A7F3F7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w:t>
      </w:r>
    </w:p>
    <w:p w14:paraId="4EB24CE9" w14:textId="77777777" w:rsidR="009224C8" w:rsidRPr="009224C8" w:rsidRDefault="009224C8" w:rsidP="009224C8">
      <w:pPr>
        <w:spacing w:before="187" w:line="372" w:lineRule="auto"/>
        <w:ind w:left="160" w:right="5755"/>
        <w:rPr>
          <w:rFonts w:ascii="Calibri"/>
          <w:b/>
          <w:sz w:val="28"/>
        </w:rPr>
      </w:pPr>
    </w:p>
    <w:p w14:paraId="293D659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printf("\nTIME: %s",customer.time);</w:t>
      </w:r>
    </w:p>
    <w:p w14:paraId="336EBDED" w14:textId="77777777" w:rsidR="009224C8" w:rsidRPr="009224C8" w:rsidRDefault="009224C8" w:rsidP="009224C8">
      <w:pPr>
        <w:spacing w:before="187" w:line="372" w:lineRule="auto"/>
        <w:ind w:left="160" w:right="5755"/>
        <w:rPr>
          <w:rFonts w:ascii="Calibri"/>
          <w:b/>
          <w:sz w:val="28"/>
        </w:rPr>
      </w:pPr>
    </w:p>
    <w:p w14:paraId="3A78FAC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WITH: %s",customer.name);</w:t>
      </w:r>
    </w:p>
    <w:p w14:paraId="4E3A4BCF" w14:textId="77777777" w:rsidR="009224C8" w:rsidRPr="009224C8" w:rsidRDefault="009224C8" w:rsidP="009224C8">
      <w:pPr>
        <w:spacing w:before="187" w:line="372" w:lineRule="auto"/>
        <w:ind w:left="160" w:right="5755"/>
        <w:rPr>
          <w:rFonts w:ascii="Calibri"/>
          <w:b/>
          <w:sz w:val="28"/>
        </w:rPr>
      </w:pPr>
    </w:p>
    <w:p w14:paraId="2D7B2D0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printf("\nMEETING AT: %s",customer.place);</w:t>
      </w:r>
    </w:p>
    <w:p w14:paraId="697B1D70" w14:textId="77777777" w:rsidR="009224C8" w:rsidRPr="009224C8" w:rsidRDefault="009224C8" w:rsidP="009224C8">
      <w:pPr>
        <w:spacing w:before="187" w:line="372" w:lineRule="auto"/>
        <w:ind w:left="160" w:right="5755"/>
        <w:rPr>
          <w:rFonts w:ascii="Calibri"/>
          <w:b/>
          <w:sz w:val="28"/>
        </w:rPr>
      </w:pPr>
    </w:p>
    <w:p w14:paraId="33253ED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printf("\nDURATION: %s",customer.duration);</w:t>
      </w:r>
    </w:p>
    <w:p w14:paraId="36E94A5A" w14:textId="77777777" w:rsidR="009224C8" w:rsidRPr="009224C8" w:rsidRDefault="009224C8" w:rsidP="009224C8">
      <w:pPr>
        <w:spacing w:before="187" w:line="372" w:lineRule="auto"/>
        <w:ind w:left="160" w:right="5755"/>
        <w:rPr>
          <w:rFonts w:ascii="Calibri"/>
          <w:b/>
          <w:sz w:val="28"/>
        </w:rPr>
      </w:pPr>
    </w:p>
    <w:p w14:paraId="2ED61CA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printf("\nNOTE: %s",customer.note);</w:t>
      </w:r>
    </w:p>
    <w:p w14:paraId="6716618C" w14:textId="77777777" w:rsidR="009224C8" w:rsidRPr="009224C8" w:rsidRDefault="009224C8" w:rsidP="009224C8">
      <w:pPr>
        <w:spacing w:before="187" w:line="372" w:lineRule="auto"/>
        <w:ind w:left="160" w:right="5755"/>
        <w:rPr>
          <w:rFonts w:ascii="Calibri"/>
          <w:b/>
          <w:sz w:val="28"/>
        </w:rPr>
      </w:pPr>
    </w:p>
    <w:p w14:paraId="60A9361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fclose(fpte);</w:t>
      </w:r>
    </w:p>
    <w:p w14:paraId="568DD2D9" w14:textId="77777777" w:rsidR="009224C8" w:rsidRPr="009224C8" w:rsidRDefault="009224C8" w:rsidP="009224C8">
      <w:pPr>
        <w:spacing w:before="187" w:line="372" w:lineRule="auto"/>
        <w:ind w:left="160" w:right="5755"/>
        <w:rPr>
          <w:rFonts w:ascii="Calibri"/>
          <w:b/>
          <w:sz w:val="28"/>
        </w:rPr>
      </w:pPr>
    </w:p>
    <w:p w14:paraId="19DEA04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printf("\n\n\tWOULD YOU LIKE TO EDIT ANOTHER RECORD.(Y/N)");</w:t>
      </w:r>
    </w:p>
    <w:p w14:paraId="0CB7AEA5" w14:textId="77777777" w:rsidR="009224C8" w:rsidRPr="009224C8" w:rsidRDefault="009224C8" w:rsidP="009224C8">
      <w:pPr>
        <w:spacing w:before="187" w:line="372" w:lineRule="auto"/>
        <w:ind w:left="160" w:right="5755"/>
        <w:rPr>
          <w:rFonts w:ascii="Calibri"/>
          <w:b/>
          <w:sz w:val="28"/>
        </w:rPr>
      </w:pPr>
    </w:p>
    <w:p w14:paraId="7DB3A42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scanf("%c",&amp;choice);</w:t>
      </w:r>
    </w:p>
    <w:p w14:paraId="6FADD03F" w14:textId="77777777" w:rsidR="009224C8" w:rsidRPr="009224C8" w:rsidRDefault="009224C8" w:rsidP="009224C8">
      <w:pPr>
        <w:spacing w:before="187" w:line="372" w:lineRule="auto"/>
        <w:ind w:left="160" w:right="5755"/>
        <w:rPr>
          <w:rFonts w:ascii="Calibri"/>
          <w:b/>
          <w:sz w:val="28"/>
        </w:rPr>
      </w:pPr>
    </w:p>
    <w:p w14:paraId="7A1AFDC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count++;</w:t>
      </w:r>
    </w:p>
    <w:p w14:paraId="788726CA" w14:textId="77777777" w:rsidR="009224C8" w:rsidRPr="009224C8" w:rsidRDefault="009224C8" w:rsidP="009224C8">
      <w:pPr>
        <w:spacing w:before="187" w:line="372" w:lineRule="auto"/>
        <w:ind w:left="160" w:right="5755"/>
        <w:rPr>
          <w:rFonts w:ascii="Calibri"/>
          <w:b/>
          <w:sz w:val="28"/>
        </w:rPr>
      </w:pPr>
    </w:p>
    <w:p w14:paraId="73E80FB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8AEB9F7" w14:textId="77777777" w:rsidR="009224C8" w:rsidRPr="009224C8" w:rsidRDefault="009224C8" w:rsidP="009224C8">
      <w:pPr>
        <w:spacing w:before="187" w:line="372" w:lineRule="auto"/>
        <w:ind w:left="160" w:right="5755"/>
        <w:rPr>
          <w:rFonts w:ascii="Calibri"/>
          <w:b/>
          <w:sz w:val="28"/>
        </w:rPr>
      </w:pPr>
    </w:p>
    <w:p w14:paraId="5221094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586DCCBF" w14:textId="77777777" w:rsidR="009224C8" w:rsidRPr="009224C8" w:rsidRDefault="009224C8" w:rsidP="009224C8">
      <w:pPr>
        <w:spacing w:before="187" w:line="372" w:lineRule="auto"/>
        <w:ind w:left="160" w:right="5755"/>
        <w:rPr>
          <w:rFonts w:ascii="Calibri"/>
          <w:b/>
          <w:sz w:val="28"/>
        </w:rPr>
      </w:pPr>
    </w:p>
    <w:p w14:paraId="0754A11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4B3CF4F" w14:textId="77777777" w:rsidR="009224C8" w:rsidRPr="009224C8" w:rsidRDefault="009224C8" w:rsidP="009224C8">
      <w:pPr>
        <w:spacing w:before="187" w:line="372" w:lineRule="auto"/>
        <w:ind w:left="160" w:right="5755"/>
        <w:rPr>
          <w:rFonts w:ascii="Calibri"/>
          <w:b/>
          <w:sz w:val="28"/>
        </w:rPr>
      </w:pPr>
    </w:p>
    <w:p w14:paraId="1124E42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printf("\nTHE RECORD DOES NOT EXIST::\n");</w:t>
      </w:r>
    </w:p>
    <w:p w14:paraId="4F50F5C5" w14:textId="77777777" w:rsidR="009224C8" w:rsidRPr="009224C8" w:rsidRDefault="009224C8" w:rsidP="009224C8">
      <w:pPr>
        <w:spacing w:before="187" w:line="372" w:lineRule="auto"/>
        <w:ind w:left="160" w:right="5755"/>
        <w:rPr>
          <w:rFonts w:ascii="Calibri"/>
          <w:b/>
          <w:sz w:val="28"/>
        </w:rPr>
      </w:pPr>
    </w:p>
    <w:p w14:paraId="6FF1655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printf("\nWOULD YOU LIKE TO TRY AGAIN...(Y/N)");</w:t>
      </w:r>
    </w:p>
    <w:p w14:paraId="1AC9FEEC" w14:textId="77777777" w:rsidR="009224C8" w:rsidRPr="009224C8" w:rsidRDefault="009224C8" w:rsidP="009224C8">
      <w:pPr>
        <w:spacing w:before="187" w:line="372" w:lineRule="auto"/>
        <w:ind w:left="160" w:right="5755"/>
        <w:rPr>
          <w:rFonts w:ascii="Calibri"/>
          <w:b/>
          <w:sz w:val="28"/>
        </w:rPr>
      </w:pPr>
    </w:p>
    <w:p w14:paraId="5245535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scanf("%c",&amp;choice);</w:t>
      </w:r>
    </w:p>
    <w:p w14:paraId="489A0B04" w14:textId="77777777" w:rsidR="009224C8" w:rsidRPr="009224C8" w:rsidRDefault="009224C8" w:rsidP="009224C8">
      <w:pPr>
        <w:spacing w:before="187" w:line="372" w:lineRule="auto"/>
        <w:ind w:left="160" w:right="5755"/>
        <w:rPr>
          <w:rFonts w:ascii="Calibri"/>
          <w:b/>
          <w:sz w:val="28"/>
        </w:rPr>
      </w:pPr>
    </w:p>
    <w:p w14:paraId="58A561F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BABD51C" w14:textId="77777777" w:rsidR="009224C8" w:rsidRPr="009224C8" w:rsidRDefault="009224C8" w:rsidP="009224C8">
      <w:pPr>
        <w:spacing w:before="187" w:line="372" w:lineRule="auto"/>
        <w:ind w:left="160" w:right="5755"/>
        <w:rPr>
          <w:rFonts w:ascii="Calibri"/>
          <w:b/>
          <w:sz w:val="28"/>
        </w:rPr>
      </w:pPr>
    </w:p>
    <w:p w14:paraId="6A1B7C9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B87C2D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while(choice=='Y'||choice=='y');</w:t>
      </w:r>
    </w:p>
    <w:p w14:paraId="624B647C" w14:textId="77777777" w:rsidR="009224C8" w:rsidRPr="009224C8" w:rsidRDefault="009224C8" w:rsidP="009224C8">
      <w:pPr>
        <w:spacing w:before="187" w:line="372" w:lineRule="auto"/>
        <w:ind w:left="160" w:right="5755"/>
        <w:rPr>
          <w:rFonts w:ascii="Calibri"/>
          <w:b/>
          <w:sz w:val="28"/>
        </w:rPr>
      </w:pPr>
    </w:p>
    <w:p w14:paraId="015ADED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 ( fpte ) ;</w:t>
      </w:r>
    </w:p>
    <w:p w14:paraId="16237FE7" w14:textId="77777777" w:rsidR="009224C8" w:rsidRPr="009224C8" w:rsidRDefault="009224C8" w:rsidP="009224C8">
      <w:pPr>
        <w:spacing w:before="187" w:line="372" w:lineRule="auto"/>
        <w:ind w:left="160" w:right="5755"/>
        <w:rPr>
          <w:rFonts w:ascii="Calibri"/>
          <w:b/>
          <w:sz w:val="28"/>
        </w:rPr>
      </w:pPr>
    </w:p>
    <w:p w14:paraId="6AEE715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if(count==1)</w:t>
      </w:r>
    </w:p>
    <w:p w14:paraId="587E492A" w14:textId="77777777" w:rsidR="009224C8" w:rsidRPr="009224C8" w:rsidRDefault="009224C8" w:rsidP="009224C8">
      <w:pPr>
        <w:spacing w:before="187" w:line="372" w:lineRule="auto"/>
        <w:ind w:left="160" w:right="5755"/>
        <w:rPr>
          <w:rFonts w:ascii="Calibri"/>
          <w:b/>
          <w:sz w:val="28"/>
        </w:rPr>
      </w:pPr>
    </w:p>
    <w:p w14:paraId="7FC9C7E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 FILE IS EDITED...\n",count);</w:t>
      </w:r>
    </w:p>
    <w:p w14:paraId="7B075F47" w14:textId="77777777" w:rsidR="009224C8" w:rsidRPr="009224C8" w:rsidRDefault="009224C8" w:rsidP="009224C8">
      <w:pPr>
        <w:spacing w:before="187" w:line="372" w:lineRule="auto"/>
        <w:ind w:left="160" w:right="5755"/>
        <w:rPr>
          <w:rFonts w:ascii="Calibri"/>
          <w:b/>
          <w:sz w:val="28"/>
        </w:rPr>
      </w:pPr>
    </w:p>
    <w:p w14:paraId="64DF2F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if(count&gt;1)</w:t>
      </w:r>
    </w:p>
    <w:p w14:paraId="6140C6DD" w14:textId="77777777" w:rsidR="009224C8" w:rsidRPr="009224C8" w:rsidRDefault="009224C8" w:rsidP="009224C8">
      <w:pPr>
        <w:spacing w:before="187" w:line="372" w:lineRule="auto"/>
        <w:ind w:left="160" w:right="5755"/>
        <w:rPr>
          <w:rFonts w:ascii="Calibri"/>
          <w:b/>
          <w:sz w:val="28"/>
        </w:rPr>
      </w:pPr>
    </w:p>
    <w:p w14:paraId="0D19F0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 FILES ARE EDITED..\n",count);</w:t>
      </w:r>
    </w:p>
    <w:p w14:paraId="373938CE" w14:textId="77777777" w:rsidR="009224C8" w:rsidRPr="009224C8" w:rsidRDefault="009224C8" w:rsidP="009224C8">
      <w:pPr>
        <w:spacing w:before="187" w:line="372" w:lineRule="auto"/>
        <w:ind w:left="160" w:right="5755"/>
        <w:rPr>
          <w:rFonts w:ascii="Calibri"/>
          <w:b/>
          <w:sz w:val="28"/>
        </w:rPr>
      </w:pPr>
    </w:p>
    <w:p w14:paraId="2945025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57788738" w14:textId="77777777" w:rsidR="009224C8" w:rsidRPr="009224C8" w:rsidRDefault="009224C8" w:rsidP="009224C8">
      <w:pPr>
        <w:spacing w:before="187" w:line="372" w:lineRule="auto"/>
        <w:ind w:left="160" w:right="5755"/>
        <w:rPr>
          <w:rFonts w:ascii="Calibri"/>
          <w:b/>
          <w:sz w:val="28"/>
        </w:rPr>
      </w:pPr>
    </w:p>
    <w:p w14:paraId="45E85C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printf("\nNO FILES EDITED...\n");</w:t>
      </w:r>
    </w:p>
    <w:p w14:paraId="7E34E03F" w14:textId="77777777" w:rsidR="009224C8" w:rsidRPr="009224C8" w:rsidRDefault="009224C8" w:rsidP="009224C8">
      <w:pPr>
        <w:spacing w:before="187" w:line="372" w:lineRule="auto"/>
        <w:ind w:left="160" w:right="5755"/>
        <w:rPr>
          <w:rFonts w:ascii="Calibri"/>
          <w:b/>
          <w:sz w:val="28"/>
        </w:rPr>
      </w:pPr>
    </w:p>
    <w:p w14:paraId="4D8BD77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printf("\tPRESS ENTER TO EXIT EDITING MENU.");</w:t>
      </w:r>
    </w:p>
    <w:p w14:paraId="08D5860A" w14:textId="77777777" w:rsidR="009224C8" w:rsidRPr="009224C8" w:rsidRDefault="009224C8" w:rsidP="009224C8">
      <w:pPr>
        <w:spacing w:before="187" w:line="372" w:lineRule="auto"/>
        <w:ind w:left="160" w:right="5755"/>
        <w:rPr>
          <w:rFonts w:ascii="Calibri"/>
          <w:b/>
          <w:sz w:val="28"/>
        </w:rPr>
      </w:pPr>
    </w:p>
    <w:p w14:paraId="0283DBA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178DEA4A" w14:textId="77777777" w:rsidR="009224C8" w:rsidRPr="009224C8" w:rsidRDefault="009224C8" w:rsidP="009224C8">
      <w:pPr>
        <w:spacing w:before="187" w:line="372" w:lineRule="auto"/>
        <w:ind w:left="160" w:right="5755"/>
        <w:rPr>
          <w:rFonts w:ascii="Calibri"/>
          <w:b/>
          <w:sz w:val="28"/>
        </w:rPr>
      </w:pPr>
    </w:p>
    <w:p w14:paraId="3A61C5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53EFB959" w14:textId="77777777" w:rsidR="009224C8" w:rsidRPr="009224C8" w:rsidRDefault="009224C8" w:rsidP="009224C8">
      <w:pPr>
        <w:spacing w:before="187" w:line="372" w:lineRule="auto"/>
        <w:ind w:left="160" w:right="5755"/>
        <w:rPr>
          <w:rFonts w:ascii="Calibri"/>
          <w:b/>
          <w:sz w:val="28"/>
        </w:rPr>
      </w:pPr>
    </w:p>
    <w:p w14:paraId="2EA668E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password()</w:t>
      </w:r>
    </w:p>
    <w:p w14:paraId="4113D431" w14:textId="77777777" w:rsidR="009224C8" w:rsidRPr="009224C8" w:rsidRDefault="009224C8" w:rsidP="009224C8">
      <w:pPr>
        <w:spacing w:before="187" w:line="372" w:lineRule="auto"/>
        <w:ind w:left="160" w:right="5755"/>
        <w:rPr>
          <w:rFonts w:ascii="Calibri"/>
          <w:b/>
          <w:sz w:val="28"/>
        </w:rPr>
      </w:pPr>
    </w:p>
    <w:p w14:paraId="30C026F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56A33F99" w14:textId="77777777" w:rsidR="009224C8" w:rsidRPr="009224C8" w:rsidRDefault="009224C8" w:rsidP="009224C8">
      <w:pPr>
        <w:spacing w:before="187" w:line="372" w:lineRule="auto"/>
        <w:ind w:left="160" w:right="5755"/>
        <w:rPr>
          <w:rFonts w:ascii="Calibri"/>
          <w:b/>
          <w:sz w:val="28"/>
        </w:rPr>
      </w:pPr>
    </w:p>
    <w:p w14:paraId="4FCBAC1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pass[15]= {0},check[15]= {0},ch;</w:t>
      </w:r>
    </w:p>
    <w:p w14:paraId="5395000F" w14:textId="77777777" w:rsidR="009224C8" w:rsidRPr="009224C8" w:rsidRDefault="009224C8" w:rsidP="009224C8">
      <w:pPr>
        <w:spacing w:before="187" w:line="372" w:lineRule="auto"/>
        <w:ind w:left="160" w:right="5755"/>
        <w:rPr>
          <w:rFonts w:ascii="Calibri"/>
          <w:b/>
          <w:sz w:val="28"/>
        </w:rPr>
      </w:pPr>
    </w:p>
    <w:p w14:paraId="1630314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FILE *fpp;</w:t>
      </w:r>
    </w:p>
    <w:p w14:paraId="51DED42B" w14:textId="77777777" w:rsidR="009224C8" w:rsidRPr="009224C8" w:rsidRDefault="009224C8" w:rsidP="009224C8">
      <w:pPr>
        <w:spacing w:before="187" w:line="372" w:lineRule="auto"/>
        <w:ind w:left="160" w:right="5755"/>
        <w:rPr>
          <w:rFonts w:ascii="Calibri"/>
          <w:b/>
          <w:sz w:val="28"/>
        </w:rPr>
      </w:pPr>
    </w:p>
    <w:p w14:paraId="6C7E66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i=0,j;</w:t>
      </w:r>
    </w:p>
    <w:p w14:paraId="4841CAEE" w14:textId="77777777" w:rsidR="009224C8" w:rsidRPr="009224C8" w:rsidRDefault="009224C8" w:rsidP="009224C8">
      <w:pPr>
        <w:spacing w:before="187" w:line="372" w:lineRule="auto"/>
        <w:ind w:left="160" w:right="5755"/>
        <w:rPr>
          <w:rFonts w:ascii="Calibri"/>
          <w:b/>
          <w:sz w:val="28"/>
        </w:rPr>
      </w:pPr>
    </w:p>
    <w:p w14:paraId="1F12F03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printf("::FOR SECURITY </w:t>
      </w:r>
      <w:r w:rsidRPr="009224C8">
        <w:rPr>
          <w:rFonts w:ascii="Calibri"/>
          <w:b/>
          <w:sz w:val="28"/>
        </w:rPr>
        <w:lastRenderedPageBreak/>
        <w:t>PURPOSE::");</w:t>
      </w:r>
    </w:p>
    <w:p w14:paraId="34955893" w14:textId="77777777" w:rsidR="009224C8" w:rsidRPr="009224C8" w:rsidRDefault="009224C8" w:rsidP="009224C8">
      <w:pPr>
        <w:spacing w:before="187" w:line="372" w:lineRule="auto"/>
        <w:ind w:left="160" w:right="5755"/>
        <w:rPr>
          <w:rFonts w:ascii="Calibri"/>
          <w:b/>
          <w:sz w:val="28"/>
        </w:rPr>
      </w:pPr>
    </w:p>
    <w:p w14:paraId="6073D1E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printf("::ONLY THREE TRIALS ARE ALLOWED::");</w:t>
      </w:r>
    </w:p>
    <w:p w14:paraId="56483DDE" w14:textId="77777777" w:rsidR="009224C8" w:rsidRPr="009224C8" w:rsidRDefault="009224C8" w:rsidP="009224C8">
      <w:pPr>
        <w:spacing w:before="187" w:line="372" w:lineRule="auto"/>
        <w:ind w:left="160" w:right="5755"/>
        <w:rPr>
          <w:rFonts w:ascii="Calibri"/>
          <w:b/>
          <w:sz w:val="28"/>
        </w:rPr>
      </w:pPr>
    </w:p>
    <w:p w14:paraId="2C7A5B4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for(j=0; j&lt;3; j++)</w:t>
      </w:r>
    </w:p>
    <w:p w14:paraId="6D0C35F0" w14:textId="77777777" w:rsidR="009224C8" w:rsidRPr="009224C8" w:rsidRDefault="009224C8" w:rsidP="009224C8">
      <w:pPr>
        <w:spacing w:before="187" w:line="372" w:lineRule="auto"/>
        <w:ind w:left="160" w:right="5755"/>
        <w:rPr>
          <w:rFonts w:ascii="Calibri"/>
          <w:b/>
          <w:sz w:val="28"/>
        </w:rPr>
      </w:pPr>
    </w:p>
    <w:p w14:paraId="087E2A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B23FEA5" w14:textId="77777777" w:rsidR="009224C8" w:rsidRPr="009224C8" w:rsidRDefault="009224C8" w:rsidP="009224C8">
      <w:pPr>
        <w:spacing w:before="187" w:line="372" w:lineRule="auto"/>
        <w:ind w:left="160" w:right="5755"/>
        <w:rPr>
          <w:rFonts w:ascii="Calibri"/>
          <w:b/>
          <w:sz w:val="28"/>
        </w:rPr>
      </w:pPr>
    </w:p>
    <w:p w14:paraId="5EECF00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i=0;</w:t>
      </w:r>
    </w:p>
    <w:p w14:paraId="42C158EB" w14:textId="77777777" w:rsidR="009224C8" w:rsidRPr="009224C8" w:rsidRDefault="009224C8" w:rsidP="009224C8">
      <w:pPr>
        <w:spacing w:before="187" w:line="372" w:lineRule="auto"/>
        <w:ind w:left="160" w:right="5755"/>
        <w:rPr>
          <w:rFonts w:ascii="Calibri"/>
          <w:b/>
          <w:sz w:val="28"/>
        </w:rPr>
      </w:pPr>
    </w:p>
    <w:p w14:paraId="0E7D0C6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printf("\n\n\tENTER THE PASSWORD:");</w:t>
      </w:r>
    </w:p>
    <w:p w14:paraId="6E52C8BA" w14:textId="77777777" w:rsidR="009224C8" w:rsidRPr="009224C8" w:rsidRDefault="009224C8" w:rsidP="009224C8">
      <w:pPr>
        <w:spacing w:before="187" w:line="372" w:lineRule="auto"/>
        <w:ind w:left="160" w:right="5755"/>
        <w:rPr>
          <w:rFonts w:ascii="Calibri"/>
          <w:b/>
          <w:sz w:val="28"/>
        </w:rPr>
      </w:pPr>
    </w:p>
    <w:p w14:paraId="78EB6F9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pass[0]=getch();</w:t>
      </w:r>
    </w:p>
    <w:p w14:paraId="7B24125F" w14:textId="77777777" w:rsidR="009224C8" w:rsidRPr="009224C8" w:rsidRDefault="009224C8" w:rsidP="009224C8">
      <w:pPr>
        <w:spacing w:before="187" w:line="372" w:lineRule="auto"/>
        <w:ind w:left="160" w:right="5755"/>
        <w:rPr>
          <w:rFonts w:ascii="Calibri"/>
          <w:b/>
          <w:sz w:val="28"/>
        </w:rPr>
      </w:pPr>
    </w:p>
    <w:p w14:paraId="31E1BAB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while(pass[i]!='\r')</w:t>
      </w:r>
    </w:p>
    <w:p w14:paraId="3BC540EC" w14:textId="77777777" w:rsidR="009224C8" w:rsidRPr="009224C8" w:rsidRDefault="009224C8" w:rsidP="009224C8">
      <w:pPr>
        <w:spacing w:before="187" w:line="372" w:lineRule="auto"/>
        <w:ind w:left="160" w:right="5755"/>
        <w:rPr>
          <w:rFonts w:ascii="Calibri"/>
          <w:b/>
          <w:sz w:val="28"/>
        </w:rPr>
      </w:pPr>
    </w:p>
    <w:p w14:paraId="19585EE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E3E5E9F" w14:textId="77777777" w:rsidR="009224C8" w:rsidRPr="009224C8" w:rsidRDefault="009224C8" w:rsidP="009224C8">
      <w:pPr>
        <w:spacing w:before="187" w:line="372" w:lineRule="auto"/>
        <w:ind w:left="160" w:right="5755"/>
        <w:rPr>
          <w:rFonts w:ascii="Calibri"/>
          <w:b/>
          <w:sz w:val="28"/>
        </w:rPr>
      </w:pPr>
    </w:p>
    <w:p w14:paraId="69C0E0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if(pass[i]=='\b')</w:t>
      </w:r>
    </w:p>
    <w:p w14:paraId="276856C3" w14:textId="77777777" w:rsidR="009224C8" w:rsidRPr="009224C8" w:rsidRDefault="009224C8" w:rsidP="009224C8">
      <w:pPr>
        <w:spacing w:before="187" w:line="372" w:lineRule="auto"/>
        <w:ind w:left="160" w:right="5755"/>
        <w:rPr>
          <w:rFonts w:ascii="Calibri"/>
          <w:b/>
          <w:sz w:val="28"/>
        </w:rPr>
      </w:pPr>
    </w:p>
    <w:p w14:paraId="68D54A4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9909FE0" w14:textId="77777777" w:rsidR="009224C8" w:rsidRPr="009224C8" w:rsidRDefault="009224C8" w:rsidP="009224C8">
      <w:pPr>
        <w:spacing w:before="187" w:line="372" w:lineRule="auto"/>
        <w:ind w:left="160" w:right="5755"/>
        <w:rPr>
          <w:rFonts w:ascii="Calibri"/>
          <w:b/>
          <w:sz w:val="28"/>
        </w:rPr>
      </w:pPr>
    </w:p>
    <w:p w14:paraId="1C5232C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18731DC4" w14:textId="77777777" w:rsidR="009224C8" w:rsidRPr="009224C8" w:rsidRDefault="009224C8" w:rsidP="009224C8">
      <w:pPr>
        <w:spacing w:before="187" w:line="372" w:lineRule="auto"/>
        <w:ind w:left="160" w:right="5755"/>
        <w:rPr>
          <w:rFonts w:ascii="Calibri"/>
          <w:b/>
          <w:sz w:val="28"/>
        </w:rPr>
      </w:pPr>
    </w:p>
    <w:p w14:paraId="1349AC6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printf("\b");</w:t>
      </w:r>
    </w:p>
    <w:p w14:paraId="0C67370C" w14:textId="77777777" w:rsidR="009224C8" w:rsidRPr="009224C8" w:rsidRDefault="009224C8" w:rsidP="009224C8">
      <w:pPr>
        <w:spacing w:before="187" w:line="372" w:lineRule="auto"/>
        <w:ind w:left="160" w:right="5755"/>
        <w:rPr>
          <w:rFonts w:ascii="Calibri"/>
          <w:b/>
          <w:sz w:val="28"/>
        </w:rPr>
      </w:pPr>
    </w:p>
    <w:p w14:paraId="6EB77C1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w:t>
      </w:r>
    </w:p>
    <w:p w14:paraId="10211338" w14:textId="77777777" w:rsidR="009224C8" w:rsidRPr="009224C8" w:rsidRDefault="009224C8" w:rsidP="009224C8">
      <w:pPr>
        <w:spacing w:before="187" w:line="372" w:lineRule="auto"/>
        <w:ind w:left="160" w:right="5755"/>
        <w:rPr>
          <w:rFonts w:ascii="Calibri"/>
          <w:b/>
          <w:sz w:val="28"/>
        </w:rPr>
      </w:pPr>
    </w:p>
    <w:p w14:paraId="5FEB051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printf("\b");</w:t>
      </w:r>
    </w:p>
    <w:p w14:paraId="56300519" w14:textId="77777777" w:rsidR="009224C8" w:rsidRPr="009224C8" w:rsidRDefault="009224C8" w:rsidP="009224C8">
      <w:pPr>
        <w:spacing w:before="187" w:line="372" w:lineRule="auto"/>
        <w:ind w:left="160" w:right="5755"/>
        <w:rPr>
          <w:rFonts w:ascii="Calibri"/>
          <w:b/>
          <w:sz w:val="28"/>
        </w:rPr>
      </w:pPr>
    </w:p>
    <w:p w14:paraId="0B40689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pass[i]=getch();</w:t>
      </w:r>
    </w:p>
    <w:p w14:paraId="40F896BC" w14:textId="77777777" w:rsidR="009224C8" w:rsidRPr="009224C8" w:rsidRDefault="009224C8" w:rsidP="009224C8">
      <w:pPr>
        <w:spacing w:before="187" w:line="372" w:lineRule="auto"/>
        <w:ind w:left="160" w:right="5755"/>
        <w:rPr>
          <w:rFonts w:ascii="Calibri"/>
          <w:b/>
          <w:sz w:val="28"/>
        </w:rPr>
      </w:pPr>
    </w:p>
    <w:p w14:paraId="1BBB812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3560990" w14:textId="77777777" w:rsidR="009224C8" w:rsidRPr="009224C8" w:rsidRDefault="009224C8" w:rsidP="009224C8">
      <w:pPr>
        <w:spacing w:before="187" w:line="372" w:lineRule="auto"/>
        <w:ind w:left="160" w:right="5755"/>
        <w:rPr>
          <w:rFonts w:ascii="Calibri"/>
          <w:b/>
          <w:sz w:val="28"/>
        </w:rPr>
      </w:pPr>
    </w:p>
    <w:p w14:paraId="16B997B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68FEA02C" w14:textId="77777777" w:rsidR="009224C8" w:rsidRPr="009224C8" w:rsidRDefault="009224C8" w:rsidP="009224C8">
      <w:pPr>
        <w:spacing w:before="187" w:line="372" w:lineRule="auto"/>
        <w:ind w:left="160" w:right="5755"/>
        <w:rPr>
          <w:rFonts w:ascii="Calibri"/>
          <w:b/>
          <w:sz w:val="28"/>
        </w:rPr>
      </w:pPr>
    </w:p>
    <w:p w14:paraId="0B539D8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1CE8927" w14:textId="77777777" w:rsidR="009224C8" w:rsidRPr="009224C8" w:rsidRDefault="009224C8" w:rsidP="009224C8">
      <w:pPr>
        <w:spacing w:before="187" w:line="372" w:lineRule="auto"/>
        <w:ind w:left="160" w:right="5755"/>
        <w:rPr>
          <w:rFonts w:ascii="Calibri"/>
          <w:b/>
          <w:sz w:val="28"/>
        </w:rPr>
      </w:pPr>
    </w:p>
    <w:p w14:paraId="0B7059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w:t>
      </w:r>
    </w:p>
    <w:p w14:paraId="7025CC5A" w14:textId="77777777" w:rsidR="009224C8" w:rsidRPr="009224C8" w:rsidRDefault="009224C8" w:rsidP="009224C8">
      <w:pPr>
        <w:spacing w:before="187" w:line="372" w:lineRule="auto"/>
        <w:ind w:left="160" w:right="5755"/>
        <w:rPr>
          <w:rFonts w:ascii="Calibri"/>
          <w:b/>
          <w:sz w:val="28"/>
        </w:rPr>
      </w:pPr>
    </w:p>
    <w:p w14:paraId="751D7E8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078BAED4" w14:textId="77777777" w:rsidR="009224C8" w:rsidRPr="009224C8" w:rsidRDefault="009224C8" w:rsidP="009224C8">
      <w:pPr>
        <w:spacing w:before="187" w:line="372" w:lineRule="auto"/>
        <w:ind w:left="160" w:right="5755"/>
        <w:rPr>
          <w:rFonts w:ascii="Calibri"/>
          <w:b/>
          <w:sz w:val="28"/>
        </w:rPr>
      </w:pPr>
    </w:p>
    <w:p w14:paraId="14BEADE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pass[i]=getch();</w:t>
      </w:r>
    </w:p>
    <w:p w14:paraId="7221EA7A" w14:textId="77777777" w:rsidR="009224C8" w:rsidRPr="009224C8" w:rsidRDefault="009224C8" w:rsidP="009224C8">
      <w:pPr>
        <w:spacing w:before="187" w:line="372" w:lineRule="auto"/>
        <w:ind w:left="160" w:right="5755"/>
        <w:rPr>
          <w:rFonts w:ascii="Calibri"/>
          <w:b/>
          <w:sz w:val="28"/>
        </w:rPr>
      </w:pPr>
    </w:p>
    <w:p w14:paraId="1A2D44A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5B09283" w14:textId="77777777" w:rsidR="009224C8" w:rsidRPr="009224C8" w:rsidRDefault="009224C8" w:rsidP="009224C8">
      <w:pPr>
        <w:spacing w:before="187" w:line="372" w:lineRule="auto"/>
        <w:ind w:left="160" w:right="5755"/>
        <w:rPr>
          <w:rFonts w:ascii="Calibri"/>
          <w:b/>
          <w:sz w:val="28"/>
        </w:rPr>
      </w:pPr>
    </w:p>
    <w:p w14:paraId="71F19A7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CC05A4A" w14:textId="77777777" w:rsidR="009224C8" w:rsidRPr="009224C8" w:rsidRDefault="009224C8" w:rsidP="009224C8">
      <w:pPr>
        <w:spacing w:before="187" w:line="372" w:lineRule="auto"/>
        <w:ind w:left="160" w:right="5755"/>
        <w:rPr>
          <w:rFonts w:ascii="Calibri"/>
          <w:b/>
          <w:sz w:val="28"/>
        </w:rPr>
      </w:pPr>
    </w:p>
    <w:p w14:paraId="5A54C1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pass[i]='\0';</w:t>
      </w:r>
    </w:p>
    <w:p w14:paraId="0093AF9A" w14:textId="77777777" w:rsidR="009224C8" w:rsidRPr="009224C8" w:rsidRDefault="009224C8" w:rsidP="009224C8">
      <w:pPr>
        <w:spacing w:before="187" w:line="372" w:lineRule="auto"/>
        <w:ind w:left="160" w:right="5755"/>
        <w:rPr>
          <w:rFonts w:ascii="Calibri"/>
          <w:b/>
          <w:sz w:val="28"/>
        </w:rPr>
      </w:pPr>
    </w:p>
    <w:p w14:paraId="3CC4501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fpp=fopen("SE","r");</w:t>
      </w:r>
    </w:p>
    <w:p w14:paraId="524104C1" w14:textId="77777777" w:rsidR="009224C8" w:rsidRPr="009224C8" w:rsidRDefault="009224C8" w:rsidP="009224C8">
      <w:pPr>
        <w:spacing w:before="187" w:line="372" w:lineRule="auto"/>
        <w:ind w:left="160" w:right="5755"/>
        <w:rPr>
          <w:rFonts w:ascii="Calibri"/>
          <w:b/>
          <w:sz w:val="28"/>
        </w:rPr>
      </w:pPr>
    </w:p>
    <w:p w14:paraId="23603E3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 (fpp==NULL)</w:t>
      </w:r>
    </w:p>
    <w:p w14:paraId="3E3FEFF1" w14:textId="77777777" w:rsidR="009224C8" w:rsidRPr="009224C8" w:rsidRDefault="009224C8" w:rsidP="009224C8">
      <w:pPr>
        <w:spacing w:before="187" w:line="372" w:lineRule="auto"/>
        <w:ind w:left="160" w:right="5755"/>
        <w:rPr>
          <w:rFonts w:ascii="Calibri"/>
          <w:b/>
          <w:sz w:val="28"/>
        </w:rPr>
      </w:pPr>
    </w:p>
    <w:p w14:paraId="35E4C53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46ED8ED" w14:textId="77777777" w:rsidR="009224C8" w:rsidRPr="009224C8" w:rsidRDefault="009224C8" w:rsidP="009224C8">
      <w:pPr>
        <w:spacing w:before="187" w:line="372" w:lineRule="auto"/>
        <w:ind w:left="160" w:right="5755"/>
        <w:rPr>
          <w:rFonts w:ascii="Calibri"/>
          <w:b/>
          <w:sz w:val="28"/>
        </w:rPr>
      </w:pPr>
    </w:p>
    <w:p w14:paraId="4B84BEE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printf("\nERROR WITH THE SYSTEM FILE...[FILE MISSING]\n");</w:t>
      </w:r>
    </w:p>
    <w:p w14:paraId="3E9DB190" w14:textId="77777777" w:rsidR="009224C8" w:rsidRPr="009224C8" w:rsidRDefault="009224C8" w:rsidP="009224C8">
      <w:pPr>
        <w:spacing w:before="187" w:line="372" w:lineRule="auto"/>
        <w:ind w:left="160" w:right="5755"/>
        <w:rPr>
          <w:rFonts w:ascii="Calibri"/>
          <w:b/>
          <w:sz w:val="28"/>
        </w:rPr>
      </w:pPr>
    </w:p>
    <w:p w14:paraId="42B1B9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3734BB0A" w14:textId="77777777" w:rsidR="009224C8" w:rsidRPr="009224C8" w:rsidRDefault="009224C8" w:rsidP="009224C8">
      <w:pPr>
        <w:spacing w:before="187" w:line="372" w:lineRule="auto"/>
        <w:ind w:left="160" w:right="5755"/>
        <w:rPr>
          <w:rFonts w:ascii="Calibri"/>
          <w:b/>
          <w:sz w:val="28"/>
        </w:rPr>
      </w:pPr>
    </w:p>
    <w:p w14:paraId="7CF8415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1;</w:t>
      </w:r>
    </w:p>
    <w:p w14:paraId="5AF007EA" w14:textId="77777777" w:rsidR="009224C8" w:rsidRPr="009224C8" w:rsidRDefault="009224C8" w:rsidP="009224C8">
      <w:pPr>
        <w:spacing w:before="187" w:line="372" w:lineRule="auto"/>
        <w:ind w:left="160" w:right="5755"/>
        <w:rPr>
          <w:rFonts w:ascii="Calibri"/>
          <w:b/>
          <w:sz w:val="28"/>
        </w:rPr>
      </w:pPr>
    </w:p>
    <w:p w14:paraId="456C7D5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E114A92" w14:textId="77777777" w:rsidR="009224C8" w:rsidRPr="009224C8" w:rsidRDefault="009224C8" w:rsidP="009224C8">
      <w:pPr>
        <w:spacing w:before="187" w:line="372" w:lineRule="auto"/>
        <w:ind w:left="160" w:right="5755"/>
        <w:rPr>
          <w:rFonts w:ascii="Calibri"/>
          <w:b/>
          <w:sz w:val="28"/>
        </w:rPr>
      </w:pPr>
    </w:p>
    <w:p w14:paraId="2866A65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05076532" w14:textId="77777777" w:rsidR="009224C8" w:rsidRPr="009224C8" w:rsidRDefault="009224C8" w:rsidP="009224C8">
      <w:pPr>
        <w:spacing w:before="187" w:line="372" w:lineRule="auto"/>
        <w:ind w:left="160" w:right="5755"/>
        <w:rPr>
          <w:rFonts w:ascii="Calibri"/>
          <w:b/>
          <w:sz w:val="28"/>
        </w:rPr>
      </w:pPr>
    </w:p>
    <w:p w14:paraId="07C1D4A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i=0;</w:t>
      </w:r>
    </w:p>
    <w:p w14:paraId="3206F76F" w14:textId="77777777" w:rsidR="009224C8" w:rsidRPr="009224C8" w:rsidRDefault="009224C8" w:rsidP="009224C8">
      <w:pPr>
        <w:spacing w:before="187" w:line="372" w:lineRule="auto"/>
        <w:ind w:left="160" w:right="5755"/>
        <w:rPr>
          <w:rFonts w:ascii="Calibri"/>
          <w:b/>
          <w:sz w:val="28"/>
        </w:rPr>
      </w:pPr>
    </w:p>
    <w:p w14:paraId="504F3A1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while(1)</w:t>
      </w:r>
    </w:p>
    <w:p w14:paraId="0A7432E4" w14:textId="77777777" w:rsidR="009224C8" w:rsidRPr="009224C8" w:rsidRDefault="009224C8" w:rsidP="009224C8">
      <w:pPr>
        <w:spacing w:before="187" w:line="372" w:lineRule="auto"/>
        <w:ind w:left="160" w:right="5755"/>
        <w:rPr>
          <w:rFonts w:ascii="Calibri"/>
          <w:b/>
          <w:sz w:val="28"/>
        </w:rPr>
      </w:pPr>
    </w:p>
    <w:p w14:paraId="26D100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B105754" w14:textId="77777777" w:rsidR="009224C8" w:rsidRPr="009224C8" w:rsidRDefault="009224C8" w:rsidP="009224C8">
      <w:pPr>
        <w:spacing w:before="187" w:line="372" w:lineRule="auto"/>
        <w:ind w:left="160" w:right="5755"/>
        <w:rPr>
          <w:rFonts w:ascii="Calibri"/>
          <w:b/>
          <w:sz w:val="28"/>
        </w:rPr>
      </w:pPr>
    </w:p>
    <w:p w14:paraId="7CF30D6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ch=fgetc(fpp);</w:t>
      </w:r>
    </w:p>
    <w:p w14:paraId="1355103E" w14:textId="77777777" w:rsidR="009224C8" w:rsidRPr="009224C8" w:rsidRDefault="009224C8" w:rsidP="009224C8">
      <w:pPr>
        <w:spacing w:before="187" w:line="372" w:lineRule="auto"/>
        <w:ind w:left="160" w:right="5755"/>
        <w:rPr>
          <w:rFonts w:ascii="Calibri"/>
          <w:b/>
          <w:sz w:val="28"/>
        </w:rPr>
      </w:pPr>
    </w:p>
    <w:p w14:paraId="415CD1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if(ch==EOF)</w:t>
      </w:r>
    </w:p>
    <w:p w14:paraId="20DBE1BA" w14:textId="77777777" w:rsidR="009224C8" w:rsidRPr="009224C8" w:rsidRDefault="009224C8" w:rsidP="009224C8">
      <w:pPr>
        <w:spacing w:before="187" w:line="372" w:lineRule="auto"/>
        <w:ind w:left="160" w:right="5755"/>
        <w:rPr>
          <w:rFonts w:ascii="Calibri"/>
          <w:b/>
          <w:sz w:val="28"/>
        </w:rPr>
      </w:pPr>
    </w:p>
    <w:p w14:paraId="2E6F51D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FA3AAED" w14:textId="77777777" w:rsidR="009224C8" w:rsidRPr="009224C8" w:rsidRDefault="009224C8" w:rsidP="009224C8">
      <w:pPr>
        <w:spacing w:before="187" w:line="372" w:lineRule="auto"/>
        <w:ind w:left="160" w:right="5755"/>
        <w:rPr>
          <w:rFonts w:ascii="Calibri"/>
          <w:b/>
          <w:sz w:val="28"/>
        </w:rPr>
      </w:pPr>
    </w:p>
    <w:p w14:paraId="44E12FA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check[i]='\0';</w:t>
      </w:r>
    </w:p>
    <w:p w14:paraId="0DEEB0C7" w14:textId="77777777" w:rsidR="009224C8" w:rsidRPr="009224C8" w:rsidRDefault="009224C8" w:rsidP="009224C8">
      <w:pPr>
        <w:spacing w:before="187" w:line="372" w:lineRule="auto"/>
        <w:ind w:left="160" w:right="5755"/>
        <w:rPr>
          <w:rFonts w:ascii="Calibri"/>
          <w:b/>
          <w:sz w:val="28"/>
        </w:rPr>
      </w:pPr>
    </w:p>
    <w:p w14:paraId="19008D3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45368FC2" w14:textId="77777777" w:rsidR="009224C8" w:rsidRPr="009224C8" w:rsidRDefault="009224C8" w:rsidP="009224C8">
      <w:pPr>
        <w:spacing w:before="187" w:line="372" w:lineRule="auto"/>
        <w:ind w:left="160" w:right="5755"/>
        <w:rPr>
          <w:rFonts w:ascii="Calibri"/>
          <w:b/>
          <w:sz w:val="28"/>
        </w:rPr>
      </w:pPr>
    </w:p>
    <w:p w14:paraId="5935ED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4DE7FEB" w14:textId="77777777" w:rsidR="009224C8" w:rsidRPr="009224C8" w:rsidRDefault="009224C8" w:rsidP="009224C8">
      <w:pPr>
        <w:spacing w:before="187" w:line="372" w:lineRule="auto"/>
        <w:ind w:left="160" w:right="5755"/>
        <w:rPr>
          <w:rFonts w:ascii="Calibri"/>
          <w:b/>
          <w:sz w:val="28"/>
        </w:rPr>
      </w:pPr>
    </w:p>
    <w:p w14:paraId="66DE0A0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check[i]=ch-5;</w:t>
      </w:r>
    </w:p>
    <w:p w14:paraId="6F337619" w14:textId="77777777" w:rsidR="009224C8" w:rsidRPr="009224C8" w:rsidRDefault="009224C8" w:rsidP="009224C8">
      <w:pPr>
        <w:spacing w:before="187" w:line="372" w:lineRule="auto"/>
        <w:ind w:left="160" w:right="5755"/>
        <w:rPr>
          <w:rFonts w:ascii="Calibri"/>
          <w:b/>
          <w:sz w:val="28"/>
        </w:rPr>
      </w:pPr>
    </w:p>
    <w:p w14:paraId="244688D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40FC0EA6" w14:textId="77777777" w:rsidR="009224C8" w:rsidRPr="009224C8" w:rsidRDefault="009224C8" w:rsidP="009224C8">
      <w:pPr>
        <w:spacing w:before="187" w:line="372" w:lineRule="auto"/>
        <w:ind w:left="160" w:right="5755"/>
        <w:rPr>
          <w:rFonts w:ascii="Calibri"/>
          <w:b/>
          <w:sz w:val="28"/>
        </w:rPr>
      </w:pPr>
    </w:p>
    <w:p w14:paraId="20CAC3C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DC5A274" w14:textId="77777777" w:rsidR="009224C8" w:rsidRPr="009224C8" w:rsidRDefault="009224C8" w:rsidP="009224C8">
      <w:pPr>
        <w:spacing w:before="187" w:line="372" w:lineRule="auto"/>
        <w:ind w:left="160" w:right="5755"/>
        <w:rPr>
          <w:rFonts w:ascii="Calibri"/>
          <w:b/>
          <w:sz w:val="28"/>
        </w:rPr>
      </w:pPr>
    </w:p>
    <w:p w14:paraId="41F60AF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if(strcmp(pass,check)==0)</w:t>
      </w:r>
    </w:p>
    <w:p w14:paraId="170F82DF" w14:textId="77777777" w:rsidR="009224C8" w:rsidRPr="009224C8" w:rsidRDefault="009224C8" w:rsidP="009224C8">
      <w:pPr>
        <w:spacing w:before="187" w:line="372" w:lineRule="auto"/>
        <w:ind w:left="160" w:right="5755"/>
        <w:rPr>
          <w:rFonts w:ascii="Calibri"/>
          <w:b/>
          <w:sz w:val="28"/>
        </w:rPr>
      </w:pPr>
    </w:p>
    <w:p w14:paraId="491C500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E36B3B2" w14:textId="77777777" w:rsidR="009224C8" w:rsidRPr="009224C8" w:rsidRDefault="009224C8" w:rsidP="009224C8">
      <w:pPr>
        <w:spacing w:before="187" w:line="372" w:lineRule="auto"/>
        <w:ind w:left="160" w:right="5755"/>
        <w:rPr>
          <w:rFonts w:ascii="Calibri"/>
          <w:b/>
          <w:sz w:val="28"/>
        </w:rPr>
      </w:pPr>
    </w:p>
    <w:p w14:paraId="7398925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printf("\n\n\tACCESS GRANTED...\n");</w:t>
      </w:r>
    </w:p>
    <w:p w14:paraId="3F343721" w14:textId="77777777" w:rsidR="009224C8" w:rsidRPr="009224C8" w:rsidRDefault="009224C8" w:rsidP="009224C8">
      <w:pPr>
        <w:spacing w:before="187" w:line="372" w:lineRule="auto"/>
        <w:ind w:left="160" w:right="5755"/>
        <w:rPr>
          <w:rFonts w:ascii="Calibri"/>
          <w:b/>
          <w:sz w:val="28"/>
        </w:rPr>
      </w:pPr>
    </w:p>
    <w:p w14:paraId="5133C72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return 0;</w:t>
      </w:r>
    </w:p>
    <w:p w14:paraId="4A6B042B" w14:textId="77777777" w:rsidR="009224C8" w:rsidRPr="009224C8" w:rsidRDefault="009224C8" w:rsidP="009224C8">
      <w:pPr>
        <w:spacing w:before="187" w:line="372" w:lineRule="auto"/>
        <w:ind w:left="160" w:right="5755"/>
        <w:rPr>
          <w:rFonts w:ascii="Calibri"/>
          <w:b/>
          <w:sz w:val="28"/>
        </w:rPr>
      </w:pPr>
    </w:p>
    <w:p w14:paraId="068BD4E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D72FE8D" w14:textId="77777777" w:rsidR="009224C8" w:rsidRPr="009224C8" w:rsidRDefault="009224C8" w:rsidP="009224C8">
      <w:pPr>
        <w:spacing w:before="187" w:line="372" w:lineRule="auto"/>
        <w:ind w:left="160" w:right="5755"/>
        <w:rPr>
          <w:rFonts w:ascii="Calibri"/>
          <w:b/>
          <w:sz w:val="28"/>
        </w:rPr>
      </w:pPr>
    </w:p>
    <w:p w14:paraId="7F9C4B4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29FFC2E6" w14:textId="77777777" w:rsidR="009224C8" w:rsidRPr="009224C8" w:rsidRDefault="009224C8" w:rsidP="009224C8">
      <w:pPr>
        <w:spacing w:before="187" w:line="372" w:lineRule="auto"/>
        <w:ind w:left="160" w:right="5755"/>
        <w:rPr>
          <w:rFonts w:ascii="Calibri"/>
          <w:b/>
          <w:sz w:val="28"/>
        </w:rPr>
      </w:pPr>
    </w:p>
    <w:p w14:paraId="53E4B3B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7CF5C3C" w14:textId="77777777" w:rsidR="009224C8" w:rsidRPr="009224C8" w:rsidRDefault="009224C8" w:rsidP="009224C8">
      <w:pPr>
        <w:spacing w:before="187" w:line="372" w:lineRule="auto"/>
        <w:ind w:left="160" w:right="5755"/>
        <w:rPr>
          <w:rFonts w:ascii="Calibri"/>
          <w:b/>
          <w:sz w:val="28"/>
        </w:rPr>
      </w:pPr>
    </w:p>
    <w:p w14:paraId="39121AB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printf("\n\n\tWRONG PASSWORD..\n\n\tACCESS DENIED...\n");</w:t>
      </w:r>
    </w:p>
    <w:p w14:paraId="06981C81" w14:textId="77777777" w:rsidR="009224C8" w:rsidRPr="009224C8" w:rsidRDefault="009224C8" w:rsidP="009224C8">
      <w:pPr>
        <w:spacing w:before="187" w:line="372" w:lineRule="auto"/>
        <w:ind w:left="160" w:right="5755"/>
        <w:rPr>
          <w:rFonts w:ascii="Calibri"/>
          <w:b/>
          <w:sz w:val="28"/>
        </w:rPr>
      </w:pPr>
    </w:p>
    <w:p w14:paraId="148A268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2F5D714" w14:textId="77777777" w:rsidR="009224C8" w:rsidRPr="009224C8" w:rsidRDefault="009224C8" w:rsidP="009224C8">
      <w:pPr>
        <w:spacing w:before="187" w:line="372" w:lineRule="auto"/>
        <w:ind w:left="160" w:right="5755"/>
        <w:rPr>
          <w:rFonts w:ascii="Calibri"/>
          <w:b/>
          <w:sz w:val="28"/>
        </w:rPr>
      </w:pPr>
    </w:p>
    <w:p w14:paraId="7C48C44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E9F93FE" w14:textId="77777777" w:rsidR="009224C8" w:rsidRPr="009224C8" w:rsidRDefault="009224C8" w:rsidP="009224C8">
      <w:pPr>
        <w:spacing w:before="187" w:line="372" w:lineRule="auto"/>
        <w:ind w:left="160" w:right="5755"/>
        <w:rPr>
          <w:rFonts w:ascii="Calibri"/>
          <w:b/>
          <w:sz w:val="28"/>
        </w:rPr>
      </w:pPr>
    </w:p>
    <w:p w14:paraId="1AFD3ED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printf("\n\n\t::YOU ENTERED WRONG PASSWORD::YOU ARE NOT ALLOWED TO ACCESS ANY FILE::\n\n\tPRESS ANY KEY TO GO BACK...");</w:t>
      </w:r>
    </w:p>
    <w:p w14:paraId="006036C4" w14:textId="77777777" w:rsidR="009224C8" w:rsidRPr="009224C8" w:rsidRDefault="009224C8" w:rsidP="009224C8">
      <w:pPr>
        <w:spacing w:before="187" w:line="372" w:lineRule="auto"/>
        <w:ind w:left="160" w:right="5755"/>
        <w:rPr>
          <w:rFonts w:ascii="Calibri"/>
          <w:b/>
          <w:sz w:val="28"/>
        </w:rPr>
      </w:pPr>
    </w:p>
    <w:p w14:paraId="0621B8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56A907B1" w14:textId="77777777" w:rsidR="009224C8" w:rsidRPr="009224C8" w:rsidRDefault="009224C8" w:rsidP="009224C8">
      <w:pPr>
        <w:spacing w:before="187" w:line="372" w:lineRule="auto"/>
        <w:ind w:left="160" w:right="5755"/>
        <w:rPr>
          <w:rFonts w:ascii="Calibri"/>
          <w:b/>
          <w:sz w:val="28"/>
        </w:rPr>
      </w:pPr>
    </w:p>
    <w:p w14:paraId="2D98FAB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1;</w:t>
      </w:r>
    </w:p>
    <w:p w14:paraId="60D6F0E8" w14:textId="77777777" w:rsidR="009224C8" w:rsidRPr="009224C8" w:rsidRDefault="009224C8" w:rsidP="009224C8">
      <w:pPr>
        <w:spacing w:before="187" w:line="372" w:lineRule="auto"/>
        <w:ind w:left="160" w:right="5755"/>
        <w:rPr>
          <w:rFonts w:ascii="Calibri"/>
          <w:b/>
          <w:sz w:val="28"/>
        </w:rPr>
      </w:pPr>
    </w:p>
    <w:p w14:paraId="30E4D7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562B9CC4" w14:textId="77777777" w:rsidR="009224C8" w:rsidRPr="009224C8" w:rsidRDefault="009224C8" w:rsidP="009224C8">
      <w:pPr>
        <w:spacing w:before="187" w:line="372" w:lineRule="auto"/>
        <w:ind w:left="160" w:right="5755"/>
        <w:rPr>
          <w:rFonts w:ascii="Calibri"/>
          <w:b/>
          <w:sz w:val="28"/>
        </w:rPr>
      </w:pPr>
    </w:p>
    <w:p w14:paraId="6229FA8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editpassword()</w:t>
      </w:r>
    </w:p>
    <w:p w14:paraId="7F7DA38C" w14:textId="77777777" w:rsidR="009224C8" w:rsidRPr="009224C8" w:rsidRDefault="009224C8" w:rsidP="009224C8">
      <w:pPr>
        <w:spacing w:before="187" w:line="372" w:lineRule="auto"/>
        <w:ind w:left="160" w:right="5755"/>
        <w:rPr>
          <w:rFonts w:ascii="Calibri"/>
          <w:b/>
          <w:sz w:val="28"/>
        </w:rPr>
      </w:pPr>
    </w:p>
    <w:p w14:paraId="11F8382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7A8E3701" w14:textId="77777777" w:rsidR="009224C8" w:rsidRPr="009224C8" w:rsidRDefault="009224C8" w:rsidP="009224C8">
      <w:pPr>
        <w:spacing w:before="187" w:line="372" w:lineRule="auto"/>
        <w:ind w:left="160" w:right="5755"/>
        <w:rPr>
          <w:rFonts w:ascii="Calibri"/>
          <w:b/>
          <w:sz w:val="28"/>
        </w:rPr>
      </w:pPr>
    </w:p>
    <w:p w14:paraId="3CE12C9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2578167D" w14:textId="77777777" w:rsidR="009224C8" w:rsidRPr="009224C8" w:rsidRDefault="009224C8" w:rsidP="009224C8">
      <w:pPr>
        <w:spacing w:before="187" w:line="372" w:lineRule="auto"/>
        <w:ind w:left="160" w:right="5755"/>
        <w:rPr>
          <w:rFonts w:ascii="Calibri"/>
          <w:b/>
          <w:sz w:val="28"/>
        </w:rPr>
      </w:pPr>
    </w:p>
    <w:p w14:paraId="0B03826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w:t>
      </w:r>
    </w:p>
    <w:p w14:paraId="20AE0D06" w14:textId="77777777" w:rsidR="009224C8" w:rsidRPr="009224C8" w:rsidRDefault="009224C8" w:rsidP="009224C8">
      <w:pPr>
        <w:spacing w:before="187" w:line="372" w:lineRule="auto"/>
        <w:ind w:left="160" w:right="5755"/>
        <w:rPr>
          <w:rFonts w:ascii="Calibri"/>
          <w:b/>
          <w:sz w:val="28"/>
        </w:rPr>
      </w:pPr>
    </w:p>
    <w:p w14:paraId="503658B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pass[15]= {0},confirm[15]= {0},ch;</w:t>
      </w:r>
    </w:p>
    <w:p w14:paraId="4FF69E3A" w14:textId="77777777" w:rsidR="009224C8" w:rsidRPr="009224C8" w:rsidRDefault="009224C8" w:rsidP="009224C8">
      <w:pPr>
        <w:spacing w:before="187" w:line="372" w:lineRule="auto"/>
        <w:ind w:left="160" w:right="5755"/>
        <w:rPr>
          <w:rFonts w:ascii="Calibri"/>
          <w:b/>
          <w:sz w:val="28"/>
        </w:rPr>
      </w:pPr>
    </w:p>
    <w:p w14:paraId="4320FBE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choice,i,check;</w:t>
      </w:r>
    </w:p>
    <w:p w14:paraId="636D794E" w14:textId="77777777" w:rsidR="009224C8" w:rsidRPr="009224C8" w:rsidRDefault="009224C8" w:rsidP="009224C8">
      <w:pPr>
        <w:spacing w:before="187" w:line="372" w:lineRule="auto"/>
        <w:ind w:left="160" w:right="5755"/>
        <w:rPr>
          <w:rFonts w:ascii="Calibri"/>
          <w:b/>
          <w:sz w:val="28"/>
        </w:rPr>
      </w:pPr>
    </w:p>
    <w:p w14:paraId="79D386B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FILE *fp;</w:t>
      </w:r>
    </w:p>
    <w:p w14:paraId="42E505F5" w14:textId="77777777" w:rsidR="009224C8" w:rsidRPr="009224C8" w:rsidRDefault="009224C8" w:rsidP="009224C8">
      <w:pPr>
        <w:spacing w:before="187" w:line="372" w:lineRule="auto"/>
        <w:ind w:left="160" w:right="5755"/>
        <w:rPr>
          <w:rFonts w:ascii="Calibri"/>
          <w:b/>
          <w:sz w:val="28"/>
        </w:rPr>
      </w:pPr>
    </w:p>
    <w:p w14:paraId="6722673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fp=fopen("SE","rb");</w:t>
      </w:r>
    </w:p>
    <w:p w14:paraId="2DDF63D5" w14:textId="77777777" w:rsidR="009224C8" w:rsidRPr="009224C8" w:rsidRDefault="009224C8" w:rsidP="009224C8">
      <w:pPr>
        <w:spacing w:before="187" w:line="372" w:lineRule="auto"/>
        <w:ind w:left="160" w:right="5755"/>
        <w:rPr>
          <w:rFonts w:ascii="Calibri"/>
          <w:b/>
          <w:sz w:val="28"/>
        </w:rPr>
      </w:pPr>
    </w:p>
    <w:p w14:paraId="6E059F9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if(fp==NULL)</w:t>
      </w:r>
    </w:p>
    <w:p w14:paraId="68C8736A" w14:textId="77777777" w:rsidR="009224C8" w:rsidRPr="009224C8" w:rsidRDefault="009224C8" w:rsidP="009224C8">
      <w:pPr>
        <w:spacing w:before="187" w:line="372" w:lineRule="auto"/>
        <w:ind w:left="160" w:right="5755"/>
        <w:rPr>
          <w:rFonts w:ascii="Calibri"/>
          <w:b/>
          <w:sz w:val="28"/>
        </w:rPr>
      </w:pPr>
    </w:p>
    <w:p w14:paraId="6D00AA9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D9DFB3D" w14:textId="77777777" w:rsidR="009224C8" w:rsidRPr="009224C8" w:rsidRDefault="009224C8" w:rsidP="009224C8">
      <w:pPr>
        <w:spacing w:before="187" w:line="372" w:lineRule="auto"/>
        <w:ind w:left="160" w:right="5755"/>
        <w:rPr>
          <w:rFonts w:ascii="Calibri"/>
          <w:b/>
          <w:sz w:val="28"/>
        </w:rPr>
      </w:pPr>
    </w:p>
    <w:p w14:paraId="40BC21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fp=fopen("SE","wb");</w:t>
      </w:r>
    </w:p>
    <w:p w14:paraId="0C623E55" w14:textId="77777777" w:rsidR="009224C8" w:rsidRPr="009224C8" w:rsidRDefault="009224C8" w:rsidP="009224C8">
      <w:pPr>
        <w:spacing w:before="187" w:line="372" w:lineRule="auto"/>
        <w:ind w:left="160" w:right="5755"/>
        <w:rPr>
          <w:rFonts w:ascii="Calibri"/>
          <w:b/>
          <w:sz w:val="28"/>
        </w:rPr>
      </w:pPr>
    </w:p>
    <w:p w14:paraId="2FFE027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if(fp==NULL)</w:t>
      </w:r>
    </w:p>
    <w:p w14:paraId="3EB27DC8" w14:textId="77777777" w:rsidR="009224C8" w:rsidRPr="009224C8" w:rsidRDefault="009224C8" w:rsidP="009224C8">
      <w:pPr>
        <w:spacing w:before="187" w:line="372" w:lineRule="auto"/>
        <w:ind w:left="160" w:right="5755"/>
        <w:rPr>
          <w:rFonts w:ascii="Calibri"/>
          <w:b/>
          <w:sz w:val="28"/>
        </w:rPr>
      </w:pPr>
    </w:p>
    <w:p w14:paraId="60902B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5E5E43B" w14:textId="77777777" w:rsidR="009224C8" w:rsidRPr="009224C8" w:rsidRDefault="009224C8" w:rsidP="009224C8">
      <w:pPr>
        <w:spacing w:before="187" w:line="372" w:lineRule="auto"/>
        <w:ind w:left="160" w:right="5755"/>
        <w:rPr>
          <w:rFonts w:ascii="Calibri"/>
          <w:b/>
          <w:sz w:val="28"/>
        </w:rPr>
      </w:pPr>
    </w:p>
    <w:p w14:paraId="2F7155C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printf("SYSTEM ERROR...");</w:t>
      </w:r>
    </w:p>
    <w:p w14:paraId="29F43219" w14:textId="77777777" w:rsidR="009224C8" w:rsidRPr="009224C8" w:rsidRDefault="009224C8" w:rsidP="009224C8">
      <w:pPr>
        <w:spacing w:before="187" w:line="372" w:lineRule="auto"/>
        <w:ind w:left="160" w:right="5755"/>
        <w:rPr>
          <w:rFonts w:ascii="Calibri"/>
          <w:b/>
          <w:sz w:val="28"/>
        </w:rPr>
      </w:pPr>
    </w:p>
    <w:p w14:paraId="1832A0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6936E569" w14:textId="77777777" w:rsidR="009224C8" w:rsidRPr="009224C8" w:rsidRDefault="009224C8" w:rsidP="009224C8">
      <w:pPr>
        <w:spacing w:before="187" w:line="372" w:lineRule="auto"/>
        <w:ind w:left="160" w:right="5755"/>
        <w:rPr>
          <w:rFonts w:ascii="Calibri"/>
          <w:b/>
          <w:sz w:val="28"/>
        </w:rPr>
      </w:pPr>
    </w:p>
    <w:p w14:paraId="7A0BE6E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35A60C20" w14:textId="77777777" w:rsidR="009224C8" w:rsidRPr="009224C8" w:rsidRDefault="009224C8" w:rsidP="009224C8">
      <w:pPr>
        <w:spacing w:before="187" w:line="372" w:lineRule="auto"/>
        <w:ind w:left="160" w:right="5755"/>
        <w:rPr>
          <w:rFonts w:ascii="Calibri"/>
          <w:b/>
          <w:sz w:val="28"/>
        </w:rPr>
      </w:pPr>
    </w:p>
    <w:p w14:paraId="3E2C0A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3A8E74E7" w14:textId="77777777" w:rsidR="009224C8" w:rsidRPr="009224C8" w:rsidRDefault="009224C8" w:rsidP="009224C8">
      <w:pPr>
        <w:spacing w:before="187" w:line="372" w:lineRule="auto"/>
        <w:ind w:left="160" w:right="5755"/>
        <w:rPr>
          <w:rFonts w:ascii="Calibri"/>
          <w:b/>
          <w:sz w:val="28"/>
        </w:rPr>
      </w:pPr>
    </w:p>
    <w:p w14:paraId="062789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w:t>
      </w:r>
    </w:p>
    <w:p w14:paraId="35D79272" w14:textId="77777777" w:rsidR="009224C8" w:rsidRPr="009224C8" w:rsidRDefault="009224C8" w:rsidP="009224C8">
      <w:pPr>
        <w:spacing w:before="187" w:line="372" w:lineRule="auto"/>
        <w:ind w:left="160" w:right="5755"/>
        <w:rPr>
          <w:rFonts w:ascii="Calibri"/>
          <w:b/>
          <w:sz w:val="28"/>
        </w:rPr>
      </w:pPr>
    </w:p>
    <w:p w14:paraId="2A19F8A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printf("\nSYSTEM RESTORED...\nYOUR PASSWORD IS 'ENTER'\n PRESS ENTER TO CHANGE PASSWORD\n\n");</w:t>
      </w:r>
    </w:p>
    <w:p w14:paraId="41650552" w14:textId="77777777" w:rsidR="009224C8" w:rsidRPr="009224C8" w:rsidRDefault="009224C8" w:rsidP="009224C8">
      <w:pPr>
        <w:spacing w:before="187" w:line="372" w:lineRule="auto"/>
        <w:ind w:left="160" w:right="5755"/>
        <w:rPr>
          <w:rFonts w:ascii="Calibri"/>
          <w:b/>
          <w:sz w:val="28"/>
        </w:rPr>
      </w:pPr>
    </w:p>
    <w:p w14:paraId="5B89EEC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559A603F" w14:textId="77777777" w:rsidR="009224C8" w:rsidRPr="009224C8" w:rsidRDefault="009224C8" w:rsidP="009224C8">
      <w:pPr>
        <w:spacing w:before="187" w:line="372" w:lineRule="auto"/>
        <w:ind w:left="160" w:right="5755"/>
        <w:rPr>
          <w:rFonts w:ascii="Calibri"/>
          <w:b/>
          <w:sz w:val="28"/>
        </w:rPr>
      </w:pPr>
    </w:p>
    <w:p w14:paraId="1E6B38D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26F5AEF" w14:textId="77777777" w:rsidR="009224C8" w:rsidRPr="009224C8" w:rsidRDefault="009224C8" w:rsidP="009224C8">
      <w:pPr>
        <w:spacing w:before="187" w:line="372" w:lineRule="auto"/>
        <w:ind w:left="160" w:right="5755"/>
        <w:rPr>
          <w:rFonts w:ascii="Calibri"/>
          <w:b/>
          <w:sz w:val="28"/>
        </w:rPr>
      </w:pPr>
    </w:p>
    <w:p w14:paraId="55002E5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w:t>
      </w:r>
    </w:p>
    <w:p w14:paraId="02FF475B" w14:textId="77777777" w:rsidR="009224C8" w:rsidRPr="009224C8" w:rsidRDefault="009224C8" w:rsidP="009224C8">
      <w:pPr>
        <w:spacing w:before="187" w:line="372" w:lineRule="auto"/>
        <w:ind w:left="160" w:right="5755"/>
        <w:rPr>
          <w:rFonts w:ascii="Calibri"/>
          <w:b/>
          <w:sz w:val="28"/>
        </w:rPr>
      </w:pPr>
    </w:p>
    <w:p w14:paraId="16612FE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check=password();</w:t>
      </w:r>
    </w:p>
    <w:p w14:paraId="29783D9D" w14:textId="77777777" w:rsidR="009224C8" w:rsidRPr="009224C8" w:rsidRDefault="009224C8" w:rsidP="009224C8">
      <w:pPr>
        <w:spacing w:before="187" w:line="372" w:lineRule="auto"/>
        <w:ind w:left="160" w:right="5755"/>
        <w:rPr>
          <w:rFonts w:ascii="Calibri"/>
          <w:b/>
          <w:sz w:val="28"/>
        </w:rPr>
      </w:pPr>
    </w:p>
    <w:p w14:paraId="04E0887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if(check==1)</w:t>
      </w:r>
    </w:p>
    <w:p w14:paraId="34DF8A81" w14:textId="77777777" w:rsidR="009224C8" w:rsidRPr="009224C8" w:rsidRDefault="009224C8" w:rsidP="009224C8">
      <w:pPr>
        <w:spacing w:before="187" w:line="372" w:lineRule="auto"/>
        <w:ind w:left="160" w:right="5755"/>
        <w:rPr>
          <w:rFonts w:ascii="Calibri"/>
          <w:b/>
          <w:sz w:val="28"/>
        </w:rPr>
      </w:pPr>
    </w:p>
    <w:p w14:paraId="7ED151D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F3CF91F" w14:textId="77777777" w:rsidR="009224C8" w:rsidRPr="009224C8" w:rsidRDefault="009224C8" w:rsidP="009224C8">
      <w:pPr>
        <w:spacing w:before="187" w:line="372" w:lineRule="auto"/>
        <w:ind w:left="160" w:right="5755"/>
        <w:rPr>
          <w:rFonts w:ascii="Calibri"/>
          <w:b/>
          <w:sz w:val="28"/>
        </w:rPr>
      </w:pPr>
    </w:p>
    <w:p w14:paraId="212E02A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return ;</w:t>
      </w:r>
    </w:p>
    <w:p w14:paraId="7D280206" w14:textId="77777777" w:rsidR="009224C8" w:rsidRPr="009224C8" w:rsidRDefault="009224C8" w:rsidP="009224C8">
      <w:pPr>
        <w:spacing w:before="187" w:line="372" w:lineRule="auto"/>
        <w:ind w:left="160" w:right="5755"/>
        <w:rPr>
          <w:rFonts w:ascii="Calibri"/>
          <w:b/>
          <w:sz w:val="28"/>
        </w:rPr>
      </w:pPr>
    </w:p>
    <w:p w14:paraId="02E2A61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C0A1785" w14:textId="77777777" w:rsidR="009224C8" w:rsidRPr="009224C8" w:rsidRDefault="009224C8" w:rsidP="009224C8">
      <w:pPr>
        <w:spacing w:before="187" w:line="372" w:lineRule="auto"/>
        <w:ind w:left="160" w:right="5755"/>
        <w:rPr>
          <w:rFonts w:ascii="Calibri"/>
          <w:b/>
          <w:sz w:val="28"/>
        </w:rPr>
      </w:pPr>
    </w:p>
    <w:p w14:paraId="3A35236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do</w:t>
      </w:r>
    </w:p>
    <w:p w14:paraId="239B3DD2" w14:textId="77777777" w:rsidR="009224C8" w:rsidRPr="009224C8" w:rsidRDefault="009224C8" w:rsidP="009224C8">
      <w:pPr>
        <w:spacing w:before="187" w:line="372" w:lineRule="auto"/>
        <w:ind w:left="160" w:right="5755"/>
        <w:rPr>
          <w:rFonts w:ascii="Calibri"/>
          <w:b/>
          <w:sz w:val="28"/>
        </w:rPr>
      </w:pPr>
    </w:p>
    <w:p w14:paraId="159F654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EFC186D" w14:textId="77777777" w:rsidR="009224C8" w:rsidRPr="009224C8" w:rsidRDefault="009224C8" w:rsidP="009224C8">
      <w:pPr>
        <w:spacing w:before="187" w:line="372" w:lineRule="auto"/>
        <w:ind w:left="160" w:right="5755"/>
        <w:rPr>
          <w:rFonts w:ascii="Calibri"/>
          <w:b/>
          <w:sz w:val="28"/>
        </w:rPr>
      </w:pPr>
    </w:p>
    <w:p w14:paraId="4841CEB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if(check==0)</w:t>
      </w:r>
    </w:p>
    <w:p w14:paraId="1FA3F00A" w14:textId="77777777" w:rsidR="009224C8" w:rsidRPr="009224C8" w:rsidRDefault="009224C8" w:rsidP="009224C8">
      <w:pPr>
        <w:spacing w:before="187" w:line="372" w:lineRule="auto"/>
        <w:ind w:left="160" w:right="5755"/>
        <w:rPr>
          <w:rFonts w:ascii="Calibri"/>
          <w:b/>
          <w:sz w:val="28"/>
        </w:rPr>
      </w:pPr>
    </w:p>
    <w:p w14:paraId="6F3C73E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D36DDDF" w14:textId="77777777" w:rsidR="009224C8" w:rsidRPr="009224C8" w:rsidRDefault="009224C8" w:rsidP="009224C8">
      <w:pPr>
        <w:spacing w:before="187" w:line="372" w:lineRule="auto"/>
        <w:ind w:left="160" w:right="5755"/>
        <w:rPr>
          <w:rFonts w:ascii="Calibri"/>
          <w:b/>
          <w:sz w:val="28"/>
        </w:rPr>
      </w:pPr>
    </w:p>
    <w:p w14:paraId="3CEAB18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i=0;</w:t>
      </w:r>
    </w:p>
    <w:p w14:paraId="12A8F863" w14:textId="77777777" w:rsidR="009224C8" w:rsidRPr="009224C8" w:rsidRDefault="009224C8" w:rsidP="009224C8">
      <w:pPr>
        <w:spacing w:before="187" w:line="372" w:lineRule="auto"/>
        <w:ind w:left="160" w:right="5755"/>
        <w:rPr>
          <w:rFonts w:ascii="Calibri"/>
          <w:b/>
          <w:sz w:val="28"/>
        </w:rPr>
      </w:pPr>
    </w:p>
    <w:p w14:paraId="774DA2D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choice=0;</w:t>
      </w:r>
    </w:p>
    <w:p w14:paraId="786DDB43" w14:textId="77777777" w:rsidR="009224C8" w:rsidRPr="009224C8" w:rsidRDefault="009224C8" w:rsidP="009224C8">
      <w:pPr>
        <w:spacing w:before="187" w:line="372" w:lineRule="auto"/>
        <w:ind w:left="160" w:right="5755"/>
        <w:rPr>
          <w:rFonts w:ascii="Calibri"/>
          <w:b/>
          <w:sz w:val="28"/>
        </w:rPr>
      </w:pPr>
    </w:p>
    <w:p w14:paraId="2981979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printf("\n\n\tENTER THE NEW PASSWORD:");</w:t>
      </w:r>
    </w:p>
    <w:p w14:paraId="6BA17E9A" w14:textId="77777777" w:rsidR="009224C8" w:rsidRPr="009224C8" w:rsidRDefault="009224C8" w:rsidP="009224C8">
      <w:pPr>
        <w:spacing w:before="187" w:line="372" w:lineRule="auto"/>
        <w:ind w:left="160" w:right="5755"/>
        <w:rPr>
          <w:rFonts w:ascii="Calibri"/>
          <w:b/>
          <w:sz w:val="28"/>
        </w:rPr>
      </w:pPr>
    </w:p>
    <w:p w14:paraId="2D82D8B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0FC117F0" w14:textId="77777777" w:rsidR="009224C8" w:rsidRPr="009224C8" w:rsidRDefault="009224C8" w:rsidP="009224C8">
      <w:pPr>
        <w:spacing w:before="187" w:line="372" w:lineRule="auto"/>
        <w:ind w:left="160" w:right="5755"/>
        <w:rPr>
          <w:rFonts w:ascii="Calibri"/>
          <w:b/>
          <w:sz w:val="28"/>
        </w:rPr>
      </w:pPr>
    </w:p>
    <w:p w14:paraId="7DC006C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pass[0]=getch();</w:t>
      </w:r>
    </w:p>
    <w:p w14:paraId="4AD13A7D" w14:textId="77777777" w:rsidR="009224C8" w:rsidRPr="009224C8" w:rsidRDefault="009224C8" w:rsidP="009224C8">
      <w:pPr>
        <w:spacing w:before="187" w:line="372" w:lineRule="auto"/>
        <w:ind w:left="160" w:right="5755"/>
        <w:rPr>
          <w:rFonts w:ascii="Calibri"/>
          <w:b/>
          <w:sz w:val="28"/>
        </w:rPr>
      </w:pPr>
    </w:p>
    <w:p w14:paraId="57BDB5C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while(pass[i]!='\r')</w:t>
      </w:r>
    </w:p>
    <w:p w14:paraId="23F3BAD6" w14:textId="77777777" w:rsidR="009224C8" w:rsidRPr="009224C8" w:rsidRDefault="009224C8" w:rsidP="009224C8">
      <w:pPr>
        <w:spacing w:before="187" w:line="372" w:lineRule="auto"/>
        <w:ind w:left="160" w:right="5755"/>
        <w:rPr>
          <w:rFonts w:ascii="Calibri"/>
          <w:b/>
          <w:sz w:val="28"/>
        </w:rPr>
      </w:pPr>
    </w:p>
    <w:p w14:paraId="58535CE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1204731" w14:textId="77777777" w:rsidR="009224C8" w:rsidRPr="009224C8" w:rsidRDefault="009224C8" w:rsidP="009224C8">
      <w:pPr>
        <w:spacing w:before="187" w:line="372" w:lineRule="auto"/>
        <w:ind w:left="160" w:right="5755"/>
        <w:rPr>
          <w:rFonts w:ascii="Calibri"/>
          <w:b/>
          <w:sz w:val="28"/>
        </w:rPr>
      </w:pPr>
    </w:p>
    <w:p w14:paraId="1E57CF8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if(pass[i]=='\b')</w:t>
      </w:r>
    </w:p>
    <w:p w14:paraId="29C17F1B" w14:textId="77777777" w:rsidR="009224C8" w:rsidRPr="009224C8" w:rsidRDefault="009224C8" w:rsidP="009224C8">
      <w:pPr>
        <w:spacing w:before="187" w:line="372" w:lineRule="auto"/>
        <w:ind w:left="160" w:right="5755"/>
        <w:rPr>
          <w:rFonts w:ascii="Calibri"/>
          <w:b/>
          <w:sz w:val="28"/>
        </w:rPr>
      </w:pPr>
    </w:p>
    <w:p w14:paraId="7F35FB7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4FCB0BD" w14:textId="77777777" w:rsidR="009224C8" w:rsidRPr="009224C8" w:rsidRDefault="009224C8" w:rsidP="009224C8">
      <w:pPr>
        <w:spacing w:before="187" w:line="372" w:lineRule="auto"/>
        <w:ind w:left="160" w:right="5755"/>
        <w:rPr>
          <w:rFonts w:ascii="Calibri"/>
          <w:b/>
          <w:sz w:val="28"/>
        </w:rPr>
      </w:pPr>
    </w:p>
    <w:p w14:paraId="7D15189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2D5DB2E6" w14:textId="77777777" w:rsidR="009224C8" w:rsidRPr="009224C8" w:rsidRDefault="009224C8" w:rsidP="009224C8">
      <w:pPr>
        <w:spacing w:before="187" w:line="372" w:lineRule="auto"/>
        <w:ind w:left="160" w:right="5755"/>
        <w:rPr>
          <w:rFonts w:ascii="Calibri"/>
          <w:b/>
          <w:sz w:val="28"/>
        </w:rPr>
      </w:pPr>
    </w:p>
    <w:p w14:paraId="7EA4EB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printf("\b");</w:t>
      </w:r>
    </w:p>
    <w:p w14:paraId="17E03F4D" w14:textId="77777777" w:rsidR="009224C8" w:rsidRPr="009224C8" w:rsidRDefault="009224C8" w:rsidP="009224C8">
      <w:pPr>
        <w:spacing w:before="187" w:line="372" w:lineRule="auto"/>
        <w:ind w:left="160" w:right="5755"/>
        <w:rPr>
          <w:rFonts w:ascii="Calibri"/>
          <w:b/>
          <w:sz w:val="28"/>
        </w:rPr>
      </w:pPr>
    </w:p>
    <w:p w14:paraId="10E927F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w:t>
      </w:r>
    </w:p>
    <w:p w14:paraId="5BAE2084" w14:textId="77777777" w:rsidR="009224C8" w:rsidRPr="009224C8" w:rsidRDefault="009224C8" w:rsidP="009224C8">
      <w:pPr>
        <w:spacing w:before="187" w:line="372" w:lineRule="auto"/>
        <w:ind w:left="160" w:right="5755"/>
        <w:rPr>
          <w:rFonts w:ascii="Calibri"/>
          <w:b/>
          <w:sz w:val="28"/>
        </w:rPr>
      </w:pPr>
    </w:p>
    <w:p w14:paraId="42224B3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printf("\b");</w:t>
      </w:r>
    </w:p>
    <w:p w14:paraId="38AD0A20" w14:textId="77777777" w:rsidR="009224C8" w:rsidRPr="009224C8" w:rsidRDefault="009224C8" w:rsidP="009224C8">
      <w:pPr>
        <w:spacing w:before="187" w:line="372" w:lineRule="auto"/>
        <w:ind w:left="160" w:right="5755"/>
        <w:rPr>
          <w:rFonts w:ascii="Calibri"/>
          <w:b/>
          <w:sz w:val="28"/>
        </w:rPr>
      </w:pPr>
    </w:p>
    <w:p w14:paraId="616A327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pass[i]=getch();</w:t>
      </w:r>
    </w:p>
    <w:p w14:paraId="421F961D" w14:textId="77777777" w:rsidR="009224C8" w:rsidRPr="009224C8" w:rsidRDefault="009224C8" w:rsidP="009224C8">
      <w:pPr>
        <w:spacing w:before="187" w:line="372" w:lineRule="auto"/>
        <w:ind w:left="160" w:right="5755"/>
        <w:rPr>
          <w:rFonts w:ascii="Calibri"/>
          <w:b/>
          <w:sz w:val="28"/>
        </w:rPr>
      </w:pPr>
    </w:p>
    <w:p w14:paraId="50CEB2E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4B2E027" w14:textId="77777777" w:rsidR="009224C8" w:rsidRPr="009224C8" w:rsidRDefault="009224C8" w:rsidP="009224C8">
      <w:pPr>
        <w:spacing w:before="187" w:line="372" w:lineRule="auto"/>
        <w:ind w:left="160" w:right="5755"/>
        <w:rPr>
          <w:rFonts w:ascii="Calibri"/>
          <w:b/>
          <w:sz w:val="28"/>
        </w:rPr>
      </w:pPr>
    </w:p>
    <w:p w14:paraId="7D4DF88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3344545F" w14:textId="77777777" w:rsidR="009224C8" w:rsidRPr="009224C8" w:rsidRDefault="009224C8" w:rsidP="009224C8">
      <w:pPr>
        <w:spacing w:before="187" w:line="372" w:lineRule="auto"/>
        <w:ind w:left="160" w:right="5755"/>
        <w:rPr>
          <w:rFonts w:ascii="Calibri"/>
          <w:b/>
          <w:sz w:val="28"/>
        </w:rPr>
      </w:pPr>
    </w:p>
    <w:p w14:paraId="5F6587C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5166070" w14:textId="77777777" w:rsidR="009224C8" w:rsidRPr="009224C8" w:rsidRDefault="009224C8" w:rsidP="009224C8">
      <w:pPr>
        <w:spacing w:before="187" w:line="372" w:lineRule="auto"/>
        <w:ind w:left="160" w:right="5755"/>
        <w:rPr>
          <w:rFonts w:ascii="Calibri"/>
          <w:b/>
          <w:sz w:val="28"/>
        </w:rPr>
      </w:pPr>
    </w:p>
    <w:p w14:paraId="567E9AA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w:t>
      </w:r>
    </w:p>
    <w:p w14:paraId="51FFDD12" w14:textId="77777777" w:rsidR="009224C8" w:rsidRPr="009224C8" w:rsidRDefault="009224C8" w:rsidP="009224C8">
      <w:pPr>
        <w:spacing w:before="187" w:line="372" w:lineRule="auto"/>
        <w:ind w:left="160" w:right="5755"/>
        <w:rPr>
          <w:rFonts w:ascii="Calibri"/>
          <w:b/>
          <w:sz w:val="28"/>
        </w:rPr>
      </w:pPr>
    </w:p>
    <w:p w14:paraId="5FD0E4A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6BE12186" w14:textId="77777777" w:rsidR="009224C8" w:rsidRPr="009224C8" w:rsidRDefault="009224C8" w:rsidP="009224C8">
      <w:pPr>
        <w:spacing w:before="187" w:line="372" w:lineRule="auto"/>
        <w:ind w:left="160" w:right="5755"/>
        <w:rPr>
          <w:rFonts w:ascii="Calibri"/>
          <w:b/>
          <w:sz w:val="28"/>
        </w:rPr>
      </w:pPr>
    </w:p>
    <w:p w14:paraId="36D014B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pass[i]=getch();</w:t>
      </w:r>
    </w:p>
    <w:p w14:paraId="67B817EF" w14:textId="77777777" w:rsidR="009224C8" w:rsidRPr="009224C8" w:rsidRDefault="009224C8" w:rsidP="009224C8">
      <w:pPr>
        <w:spacing w:before="187" w:line="372" w:lineRule="auto"/>
        <w:ind w:left="160" w:right="5755"/>
        <w:rPr>
          <w:rFonts w:ascii="Calibri"/>
          <w:b/>
          <w:sz w:val="28"/>
        </w:rPr>
      </w:pPr>
    </w:p>
    <w:p w14:paraId="1C7B090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716769C" w14:textId="77777777" w:rsidR="009224C8" w:rsidRPr="009224C8" w:rsidRDefault="009224C8" w:rsidP="009224C8">
      <w:pPr>
        <w:spacing w:before="187" w:line="372" w:lineRule="auto"/>
        <w:ind w:left="160" w:right="5755"/>
        <w:rPr>
          <w:rFonts w:ascii="Calibri"/>
          <w:b/>
          <w:sz w:val="28"/>
        </w:rPr>
      </w:pPr>
    </w:p>
    <w:p w14:paraId="73D11E6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889410C" w14:textId="77777777" w:rsidR="009224C8" w:rsidRPr="009224C8" w:rsidRDefault="009224C8" w:rsidP="009224C8">
      <w:pPr>
        <w:spacing w:before="187" w:line="372" w:lineRule="auto"/>
        <w:ind w:left="160" w:right="5755"/>
        <w:rPr>
          <w:rFonts w:ascii="Calibri"/>
          <w:b/>
          <w:sz w:val="28"/>
        </w:rPr>
      </w:pPr>
    </w:p>
    <w:p w14:paraId="0491302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pass[i]='\0';</w:t>
      </w:r>
    </w:p>
    <w:p w14:paraId="50F1AE0C" w14:textId="77777777" w:rsidR="009224C8" w:rsidRPr="009224C8" w:rsidRDefault="009224C8" w:rsidP="009224C8">
      <w:pPr>
        <w:spacing w:before="187" w:line="372" w:lineRule="auto"/>
        <w:ind w:left="160" w:right="5755"/>
        <w:rPr>
          <w:rFonts w:ascii="Calibri"/>
          <w:b/>
          <w:sz w:val="28"/>
        </w:rPr>
      </w:pPr>
    </w:p>
    <w:p w14:paraId="62AEE6B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i=0;</w:t>
      </w:r>
    </w:p>
    <w:p w14:paraId="6AD4D017" w14:textId="77777777" w:rsidR="009224C8" w:rsidRPr="009224C8" w:rsidRDefault="009224C8" w:rsidP="009224C8">
      <w:pPr>
        <w:spacing w:before="187" w:line="372" w:lineRule="auto"/>
        <w:ind w:left="160" w:right="5755"/>
        <w:rPr>
          <w:rFonts w:ascii="Calibri"/>
          <w:b/>
          <w:sz w:val="28"/>
        </w:rPr>
      </w:pPr>
    </w:p>
    <w:p w14:paraId="0140009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printf("\n\tCONFIRM PASSWORD:");</w:t>
      </w:r>
    </w:p>
    <w:p w14:paraId="0F643D10" w14:textId="77777777" w:rsidR="009224C8" w:rsidRPr="009224C8" w:rsidRDefault="009224C8" w:rsidP="009224C8">
      <w:pPr>
        <w:spacing w:before="187" w:line="372" w:lineRule="auto"/>
        <w:ind w:left="160" w:right="5755"/>
        <w:rPr>
          <w:rFonts w:ascii="Calibri"/>
          <w:b/>
          <w:sz w:val="28"/>
        </w:rPr>
      </w:pPr>
    </w:p>
    <w:p w14:paraId="138740D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confirm[0]=getch();</w:t>
      </w:r>
    </w:p>
    <w:p w14:paraId="46D05083" w14:textId="77777777" w:rsidR="009224C8" w:rsidRPr="009224C8" w:rsidRDefault="009224C8" w:rsidP="009224C8">
      <w:pPr>
        <w:spacing w:before="187" w:line="372" w:lineRule="auto"/>
        <w:ind w:left="160" w:right="5755"/>
        <w:rPr>
          <w:rFonts w:ascii="Calibri"/>
          <w:b/>
          <w:sz w:val="28"/>
        </w:rPr>
      </w:pPr>
    </w:p>
    <w:p w14:paraId="40AD9B3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while(confirm[i]!='\r')</w:t>
      </w:r>
    </w:p>
    <w:p w14:paraId="5F27E15F" w14:textId="77777777" w:rsidR="009224C8" w:rsidRPr="009224C8" w:rsidRDefault="009224C8" w:rsidP="009224C8">
      <w:pPr>
        <w:spacing w:before="187" w:line="372" w:lineRule="auto"/>
        <w:ind w:left="160" w:right="5755"/>
        <w:rPr>
          <w:rFonts w:ascii="Calibri"/>
          <w:b/>
          <w:sz w:val="28"/>
        </w:rPr>
      </w:pPr>
    </w:p>
    <w:p w14:paraId="17FDDE4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145A27D" w14:textId="77777777" w:rsidR="009224C8" w:rsidRPr="009224C8" w:rsidRDefault="009224C8" w:rsidP="009224C8">
      <w:pPr>
        <w:spacing w:before="187" w:line="372" w:lineRule="auto"/>
        <w:ind w:left="160" w:right="5755"/>
        <w:rPr>
          <w:rFonts w:ascii="Calibri"/>
          <w:b/>
          <w:sz w:val="28"/>
        </w:rPr>
      </w:pPr>
    </w:p>
    <w:p w14:paraId="6777549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if(confirm[i]=='\b')</w:t>
      </w:r>
    </w:p>
    <w:p w14:paraId="67F469F6" w14:textId="77777777" w:rsidR="009224C8" w:rsidRPr="009224C8" w:rsidRDefault="009224C8" w:rsidP="009224C8">
      <w:pPr>
        <w:spacing w:before="187" w:line="372" w:lineRule="auto"/>
        <w:ind w:left="160" w:right="5755"/>
        <w:rPr>
          <w:rFonts w:ascii="Calibri"/>
          <w:b/>
          <w:sz w:val="28"/>
        </w:rPr>
      </w:pPr>
    </w:p>
    <w:p w14:paraId="2691F08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7C4ABE1" w14:textId="77777777" w:rsidR="009224C8" w:rsidRPr="009224C8" w:rsidRDefault="009224C8" w:rsidP="009224C8">
      <w:pPr>
        <w:spacing w:before="187" w:line="372" w:lineRule="auto"/>
        <w:ind w:left="160" w:right="5755"/>
        <w:rPr>
          <w:rFonts w:ascii="Calibri"/>
          <w:b/>
          <w:sz w:val="28"/>
        </w:rPr>
      </w:pPr>
    </w:p>
    <w:p w14:paraId="5F02ABD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0487D797" w14:textId="77777777" w:rsidR="009224C8" w:rsidRPr="009224C8" w:rsidRDefault="009224C8" w:rsidP="009224C8">
      <w:pPr>
        <w:spacing w:before="187" w:line="372" w:lineRule="auto"/>
        <w:ind w:left="160" w:right="5755"/>
        <w:rPr>
          <w:rFonts w:ascii="Calibri"/>
          <w:b/>
          <w:sz w:val="28"/>
        </w:rPr>
      </w:pPr>
    </w:p>
    <w:p w14:paraId="6A6665F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printf("\b");</w:t>
      </w:r>
    </w:p>
    <w:p w14:paraId="756291B7" w14:textId="77777777" w:rsidR="009224C8" w:rsidRPr="009224C8" w:rsidRDefault="009224C8" w:rsidP="009224C8">
      <w:pPr>
        <w:spacing w:before="187" w:line="372" w:lineRule="auto"/>
        <w:ind w:left="160" w:right="5755"/>
        <w:rPr>
          <w:rFonts w:ascii="Calibri"/>
          <w:b/>
          <w:sz w:val="28"/>
        </w:rPr>
      </w:pPr>
    </w:p>
    <w:p w14:paraId="617D034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w:t>
      </w:r>
    </w:p>
    <w:p w14:paraId="13F3A6EB" w14:textId="77777777" w:rsidR="009224C8" w:rsidRPr="009224C8" w:rsidRDefault="009224C8" w:rsidP="009224C8">
      <w:pPr>
        <w:spacing w:before="187" w:line="372" w:lineRule="auto"/>
        <w:ind w:left="160" w:right="5755"/>
        <w:rPr>
          <w:rFonts w:ascii="Calibri"/>
          <w:b/>
          <w:sz w:val="28"/>
        </w:rPr>
      </w:pPr>
    </w:p>
    <w:p w14:paraId="05573CF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printf("\b");</w:t>
      </w:r>
    </w:p>
    <w:p w14:paraId="7ECAC763" w14:textId="77777777" w:rsidR="009224C8" w:rsidRPr="009224C8" w:rsidRDefault="009224C8" w:rsidP="009224C8">
      <w:pPr>
        <w:spacing w:before="187" w:line="372" w:lineRule="auto"/>
        <w:ind w:left="160" w:right="5755"/>
        <w:rPr>
          <w:rFonts w:ascii="Calibri"/>
          <w:b/>
          <w:sz w:val="28"/>
        </w:rPr>
      </w:pPr>
    </w:p>
    <w:p w14:paraId="4450243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confirm[i]=getch();</w:t>
      </w:r>
    </w:p>
    <w:p w14:paraId="518B1AFD" w14:textId="77777777" w:rsidR="009224C8" w:rsidRPr="009224C8" w:rsidRDefault="009224C8" w:rsidP="009224C8">
      <w:pPr>
        <w:spacing w:before="187" w:line="372" w:lineRule="auto"/>
        <w:ind w:left="160" w:right="5755"/>
        <w:rPr>
          <w:rFonts w:ascii="Calibri"/>
          <w:b/>
          <w:sz w:val="28"/>
        </w:rPr>
      </w:pPr>
    </w:p>
    <w:p w14:paraId="60974C2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75151C1" w14:textId="77777777" w:rsidR="009224C8" w:rsidRPr="009224C8" w:rsidRDefault="009224C8" w:rsidP="009224C8">
      <w:pPr>
        <w:spacing w:before="187" w:line="372" w:lineRule="auto"/>
        <w:ind w:left="160" w:right="5755"/>
        <w:rPr>
          <w:rFonts w:ascii="Calibri"/>
          <w:b/>
          <w:sz w:val="28"/>
        </w:rPr>
      </w:pPr>
    </w:p>
    <w:p w14:paraId="75BA2DE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0280F4FB" w14:textId="77777777" w:rsidR="009224C8" w:rsidRPr="009224C8" w:rsidRDefault="009224C8" w:rsidP="009224C8">
      <w:pPr>
        <w:spacing w:before="187" w:line="372" w:lineRule="auto"/>
        <w:ind w:left="160" w:right="5755"/>
        <w:rPr>
          <w:rFonts w:ascii="Calibri"/>
          <w:b/>
          <w:sz w:val="28"/>
        </w:rPr>
      </w:pPr>
    </w:p>
    <w:p w14:paraId="2842FBD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CC4BCA8" w14:textId="77777777" w:rsidR="009224C8" w:rsidRPr="009224C8" w:rsidRDefault="009224C8" w:rsidP="009224C8">
      <w:pPr>
        <w:spacing w:before="187" w:line="372" w:lineRule="auto"/>
        <w:ind w:left="160" w:right="5755"/>
        <w:rPr>
          <w:rFonts w:ascii="Calibri"/>
          <w:b/>
          <w:sz w:val="28"/>
        </w:rPr>
      </w:pPr>
    </w:p>
    <w:p w14:paraId="1286371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w:t>
      </w:r>
    </w:p>
    <w:p w14:paraId="41FB96AA" w14:textId="77777777" w:rsidR="009224C8" w:rsidRPr="009224C8" w:rsidRDefault="009224C8" w:rsidP="009224C8">
      <w:pPr>
        <w:spacing w:before="187" w:line="372" w:lineRule="auto"/>
        <w:ind w:left="160" w:right="5755"/>
        <w:rPr>
          <w:rFonts w:ascii="Calibri"/>
          <w:b/>
          <w:sz w:val="28"/>
        </w:rPr>
      </w:pPr>
    </w:p>
    <w:p w14:paraId="6BCFCB8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1DBFD6BB" w14:textId="77777777" w:rsidR="009224C8" w:rsidRPr="009224C8" w:rsidRDefault="009224C8" w:rsidP="009224C8">
      <w:pPr>
        <w:spacing w:before="187" w:line="372" w:lineRule="auto"/>
        <w:ind w:left="160" w:right="5755"/>
        <w:rPr>
          <w:rFonts w:ascii="Calibri"/>
          <w:b/>
          <w:sz w:val="28"/>
        </w:rPr>
      </w:pPr>
    </w:p>
    <w:p w14:paraId="639D91E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confirm[i]=getch();</w:t>
      </w:r>
    </w:p>
    <w:p w14:paraId="2EF45B09" w14:textId="77777777" w:rsidR="009224C8" w:rsidRPr="009224C8" w:rsidRDefault="009224C8" w:rsidP="009224C8">
      <w:pPr>
        <w:spacing w:before="187" w:line="372" w:lineRule="auto"/>
        <w:ind w:left="160" w:right="5755"/>
        <w:rPr>
          <w:rFonts w:ascii="Calibri"/>
          <w:b/>
          <w:sz w:val="28"/>
        </w:rPr>
      </w:pPr>
    </w:p>
    <w:p w14:paraId="6F5540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49C806E" w14:textId="77777777" w:rsidR="009224C8" w:rsidRPr="009224C8" w:rsidRDefault="009224C8" w:rsidP="009224C8">
      <w:pPr>
        <w:spacing w:before="187" w:line="372" w:lineRule="auto"/>
        <w:ind w:left="160" w:right="5755"/>
        <w:rPr>
          <w:rFonts w:ascii="Calibri"/>
          <w:b/>
          <w:sz w:val="28"/>
        </w:rPr>
      </w:pPr>
    </w:p>
    <w:p w14:paraId="72F7DB3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9A0E1D6" w14:textId="77777777" w:rsidR="009224C8" w:rsidRPr="009224C8" w:rsidRDefault="009224C8" w:rsidP="009224C8">
      <w:pPr>
        <w:spacing w:before="187" w:line="372" w:lineRule="auto"/>
        <w:ind w:left="160" w:right="5755"/>
        <w:rPr>
          <w:rFonts w:ascii="Calibri"/>
          <w:b/>
          <w:sz w:val="28"/>
        </w:rPr>
      </w:pPr>
    </w:p>
    <w:p w14:paraId="1C048C1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confirm[i]='\0';</w:t>
      </w:r>
    </w:p>
    <w:p w14:paraId="757FDEF1" w14:textId="77777777" w:rsidR="009224C8" w:rsidRPr="009224C8" w:rsidRDefault="009224C8" w:rsidP="009224C8">
      <w:pPr>
        <w:spacing w:before="187" w:line="372" w:lineRule="auto"/>
        <w:ind w:left="160" w:right="5755"/>
        <w:rPr>
          <w:rFonts w:ascii="Calibri"/>
          <w:b/>
          <w:sz w:val="28"/>
        </w:rPr>
      </w:pPr>
    </w:p>
    <w:p w14:paraId="4598BC6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if(strcmp(pass,confirm)==0)</w:t>
      </w:r>
    </w:p>
    <w:p w14:paraId="0F80E18A" w14:textId="77777777" w:rsidR="009224C8" w:rsidRPr="009224C8" w:rsidRDefault="009224C8" w:rsidP="009224C8">
      <w:pPr>
        <w:spacing w:before="187" w:line="372" w:lineRule="auto"/>
        <w:ind w:left="160" w:right="5755"/>
        <w:rPr>
          <w:rFonts w:ascii="Calibri"/>
          <w:b/>
          <w:sz w:val="28"/>
        </w:rPr>
      </w:pPr>
    </w:p>
    <w:p w14:paraId="5E5912F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A3A8C64" w14:textId="77777777" w:rsidR="009224C8" w:rsidRPr="009224C8" w:rsidRDefault="009224C8" w:rsidP="009224C8">
      <w:pPr>
        <w:spacing w:before="187" w:line="372" w:lineRule="auto"/>
        <w:ind w:left="160" w:right="5755"/>
        <w:rPr>
          <w:rFonts w:ascii="Calibri"/>
          <w:b/>
          <w:sz w:val="28"/>
        </w:rPr>
      </w:pPr>
    </w:p>
    <w:p w14:paraId="5328A44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fp=fopen("SE","wb");</w:t>
      </w:r>
    </w:p>
    <w:p w14:paraId="59342538" w14:textId="77777777" w:rsidR="009224C8" w:rsidRPr="009224C8" w:rsidRDefault="009224C8" w:rsidP="009224C8">
      <w:pPr>
        <w:spacing w:before="187" w:line="372" w:lineRule="auto"/>
        <w:ind w:left="160" w:right="5755"/>
        <w:rPr>
          <w:rFonts w:ascii="Calibri"/>
          <w:b/>
          <w:sz w:val="28"/>
        </w:rPr>
      </w:pPr>
    </w:p>
    <w:p w14:paraId="4084A9D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if(fp==NULL)</w:t>
      </w:r>
    </w:p>
    <w:p w14:paraId="3C7558EE" w14:textId="77777777" w:rsidR="009224C8" w:rsidRPr="009224C8" w:rsidRDefault="009224C8" w:rsidP="009224C8">
      <w:pPr>
        <w:spacing w:before="187" w:line="372" w:lineRule="auto"/>
        <w:ind w:left="160" w:right="5755"/>
        <w:rPr>
          <w:rFonts w:ascii="Calibri"/>
          <w:b/>
          <w:sz w:val="28"/>
        </w:rPr>
      </w:pPr>
    </w:p>
    <w:p w14:paraId="7CE16D8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F34211F" w14:textId="77777777" w:rsidR="009224C8" w:rsidRPr="009224C8" w:rsidRDefault="009224C8" w:rsidP="009224C8">
      <w:pPr>
        <w:spacing w:before="187" w:line="372" w:lineRule="auto"/>
        <w:ind w:left="160" w:right="5755"/>
        <w:rPr>
          <w:rFonts w:ascii="Calibri"/>
          <w:b/>
          <w:sz w:val="28"/>
        </w:rPr>
      </w:pPr>
    </w:p>
    <w:p w14:paraId="3DE781F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printf("\n\t\tSYSTEM ERROR");</w:t>
      </w:r>
    </w:p>
    <w:p w14:paraId="7570F91A" w14:textId="77777777" w:rsidR="009224C8" w:rsidRPr="009224C8" w:rsidRDefault="009224C8" w:rsidP="009224C8">
      <w:pPr>
        <w:spacing w:before="187" w:line="372" w:lineRule="auto"/>
        <w:ind w:left="160" w:right="5755"/>
        <w:rPr>
          <w:rFonts w:ascii="Calibri"/>
          <w:b/>
          <w:sz w:val="28"/>
        </w:rPr>
      </w:pPr>
    </w:p>
    <w:p w14:paraId="0A1152A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559BD1D0" w14:textId="77777777" w:rsidR="009224C8" w:rsidRPr="009224C8" w:rsidRDefault="009224C8" w:rsidP="009224C8">
      <w:pPr>
        <w:spacing w:before="187" w:line="372" w:lineRule="auto"/>
        <w:ind w:left="160" w:right="5755"/>
        <w:rPr>
          <w:rFonts w:ascii="Calibri"/>
          <w:b/>
          <w:sz w:val="28"/>
        </w:rPr>
      </w:pPr>
    </w:p>
    <w:p w14:paraId="55CD04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35422B26" w14:textId="77777777" w:rsidR="009224C8" w:rsidRPr="009224C8" w:rsidRDefault="009224C8" w:rsidP="009224C8">
      <w:pPr>
        <w:spacing w:before="187" w:line="372" w:lineRule="auto"/>
        <w:ind w:left="160" w:right="5755"/>
        <w:rPr>
          <w:rFonts w:ascii="Calibri"/>
          <w:b/>
          <w:sz w:val="28"/>
        </w:rPr>
      </w:pPr>
    </w:p>
    <w:p w14:paraId="467E15B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E14D1B1" w14:textId="77777777" w:rsidR="009224C8" w:rsidRPr="009224C8" w:rsidRDefault="009224C8" w:rsidP="009224C8">
      <w:pPr>
        <w:spacing w:before="187" w:line="372" w:lineRule="auto"/>
        <w:ind w:left="160" w:right="5755"/>
        <w:rPr>
          <w:rFonts w:ascii="Calibri"/>
          <w:b/>
          <w:sz w:val="28"/>
        </w:rPr>
      </w:pPr>
    </w:p>
    <w:p w14:paraId="2FBD71E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i=0;</w:t>
      </w:r>
    </w:p>
    <w:p w14:paraId="11C89067" w14:textId="77777777" w:rsidR="009224C8" w:rsidRPr="009224C8" w:rsidRDefault="009224C8" w:rsidP="009224C8">
      <w:pPr>
        <w:spacing w:before="187" w:line="372" w:lineRule="auto"/>
        <w:ind w:left="160" w:right="5755"/>
        <w:rPr>
          <w:rFonts w:ascii="Calibri"/>
          <w:b/>
          <w:sz w:val="28"/>
        </w:rPr>
      </w:pPr>
    </w:p>
    <w:p w14:paraId="56588A3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while(pass[i]!='\0')</w:t>
      </w:r>
    </w:p>
    <w:p w14:paraId="1DBA84A5" w14:textId="77777777" w:rsidR="009224C8" w:rsidRPr="009224C8" w:rsidRDefault="009224C8" w:rsidP="009224C8">
      <w:pPr>
        <w:spacing w:before="187" w:line="372" w:lineRule="auto"/>
        <w:ind w:left="160" w:right="5755"/>
        <w:rPr>
          <w:rFonts w:ascii="Calibri"/>
          <w:b/>
          <w:sz w:val="28"/>
        </w:rPr>
      </w:pPr>
    </w:p>
    <w:p w14:paraId="177F77A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01ED123" w14:textId="77777777" w:rsidR="009224C8" w:rsidRPr="009224C8" w:rsidRDefault="009224C8" w:rsidP="009224C8">
      <w:pPr>
        <w:spacing w:before="187" w:line="372" w:lineRule="auto"/>
        <w:ind w:left="160" w:right="5755"/>
        <w:rPr>
          <w:rFonts w:ascii="Calibri"/>
          <w:b/>
          <w:sz w:val="28"/>
        </w:rPr>
      </w:pPr>
    </w:p>
    <w:p w14:paraId="0949E26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ch=pass[i];</w:t>
      </w:r>
    </w:p>
    <w:p w14:paraId="727FC6E9" w14:textId="77777777" w:rsidR="009224C8" w:rsidRPr="009224C8" w:rsidRDefault="009224C8" w:rsidP="009224C8">
      <w:pPr>
        <w:spacing w:before="187" w:line="372" w:lineRule="auto"/>
        <w:ind w:left="160" w:right="5755"/>
        <w:rPr>
          <w:rFonts w:ascii="Calibri"/>
          <w:b/>
          <w:sz w:val="28"/>
        </w:rPr>
      </w:pPr>
    </w:p>
    <w:p w14:paraId="2AFEC0A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putc(ch+5,fp);</w:t>
      </w:r>
    </w:p>
    <w:p w14:paraId="0A315848" w14:textId="77777777" w:rsidR="009224C8" w:rsidRPr="009224C8" w:rsidRDefault="009224C8" w:rsidP="009224C8">
      <w:pPr>
        <w:spacing w:before="187" w:line="372" w:lineRule="auto"/>
        <w:ind w:left="160" w:right="5755"/>
        <w:rPr>
          <w:rFonts w:ascii="Calibri"/>
          <w:b/>
          <w:sz w:val="28"/>
        </w:rPr>
      </w:pPr>
    </w:p>
    <w:p w14:paraId="2214699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w:t>
      </w:r>
    </w:p>
    <w:p w14:paraId="0422CE59" w14:textId="77777777" w:rsidR="009224C8" w:rsidRPr="009224C8" w:rsidRDefault="009224C8" w:rsidP="009224C8">
      <w:pPr>
        <w:spacing w:before="187" w:line="372" w:lineRule="auto"/>
        <w:ind w:left="160" w:right="5755"/>
        <w:rPr>
          <w:rFonts w:ascii="Calibri"/>
          <w:b/>
          <w:sz w:val="28"/>
        </w:rPr>
      </w:pPr>
    </w:p>
    <w:p w14:paraId="4652EAA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601A71E" w14:textId="77777777" w:rsidR="009224C8" w:rsidRPr="009224C8" w:rsidRDefault="009224C8" w:rsidP="009224C8">
      <w:pPr>
        <w:spacing w:before="187" w:line="372" w:lineRule="auto"/>
        <w:ind w:left="160" w:right="5755"/>
        <w:rPr>
          <w:rFonts w:ascii="Calibri"/>
          <w:b/>
          <w:sz w:val="28"/>
        </w:rPr>
      </w:pPr>
    </w:p>
    <w:p w14:paraId="3875138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putc(EOF,fp);</w:t>
      </w:r>
    </w:p>
    <w:p w14:paraId="7E7BC031" w14:textId="77777777" w:rsidR="009224C8" w:rsidRPr="009224C8" w:rsidRDefault="009224C8" w:rsidP="009224C8">
      <w:pPr>
        <w:spacing w:before="187" w:line="372" w:lineRule="auto"/>
        <w:ind w:left="160" w:right="5755"/>
        <w:rPr>
          <w:rFonts w:ascii="Calibri"/>
          <w:b/>
          <w:sz w:val="28"/>
        </w:rPr>
      </w:pPr>
    </w:p>
    <w:p w14:paraId="6C890BF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w:t>
      </w:r>
    </w:p>
    <w:p w14:paraId="609BE501" w14:textId="77777777" w:rsidR="009224C8" w:rsidRPr="009224C8" w:rsidRDefault="009224C8" w:rsidP="009224C8">
      <w:pPr>
        <w:spacing w:before="187" w:line="372" w:lineRule="auto"/>
        <w:ind w:left="160" w:right="5755"/>
        <w:rPr>
          <w:rFonts w:ascii="Calibri"/>
          <w:b/>
          <w:sz w:val="28"/>
        </w:rPr>
      </w:pPr>
    </w:p>
    <w:p w14:paraId="57AD4A1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DFFBEA1" w14:textId="77777777" w:rsidR="009224C8" w:rsidRPr="009224C8" w:rsidRDefault="009224C8" w:rsidP="009224C8">
      <w:pPr>
        <w:spacing w:before="187" w:line="372" w:lineRule="auto"/>
        <w:ind w:left="160" w:right="5755"/>
        <w:rPr>
          <w:rFonts w:ascii="Calibri"/>
          <w:b/>
          <w:sz w:val="28"/>
        </w:rPr>
      </w:pPr>
    </w:p>
    <w:p w14:paraId="4740E66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1FD3D4F0" w14:textId="77777777" w:rsidR="009224C8" w:rsidRPr="009224C8" w:rsidRDefault="009224C8" w:rsidP="009224C8">
      <w:pPr>
        <w:spacing w:before="187" w:line="372" w:lineRule="auto"/>
        <w:ind w:left="160" w:right="5755"/>
        <w:rPr>
          <w:rFonts w:ascii="Calibri"/>
          <w:b/>
          <w:sz w:val="28"/>
        </w:rPr>
      </w:pPr>
    </w:p>
    <w:p w14:paraId="1C9CB4A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2CB7715" w14:textId="77777777" w:rsidR="009224C8" w:rsidRPr="009224C8" w:rsidRDefault="009224C8" w:rsidP="009224C8">
      <w:pPr>
        <w:spacing w:before="187" w:line="372" w:lineRule="auto"/>
        <w:ind w:left="160" w:right="5755"/>
        <w:rPr>
          <w:rFonts w:ascii="Calibri"/>
          <w:b/>
          <w:sz w:val="28"/>
        </w:rPr>
      </w:pPr>
    </w:p>
    <w:p w14:paraId="12A4499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printf("\n\tTHE NEW PASSWORD DOES NOT MATCH.");</w:t>
      </w:r>
    </w:p>
    <w:p w14:paraId="43A88524" w14:textId="77777777" w:rsidR="009224C8" w:rsidRPr="009224C8" w:rsidRDefault="009224C8" w:rsidP="009224C8">
      <w:pPr>
        <w:spacing w:before="187" w:line="372" w:lineRule="auto"/>
        <w:ind w:left="160" w:right="5755"/>
        <w:rPr>
          <w:rFonts w:ascii="Calibri"/>
          <w:b/>
          <w:sz w:val="28"/>
        </w:rPr>
      </w:pPr>
    </w:p>
    <w:p w14:paraId="33089B0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choice=1;</w:t>
      </w:r>
    </w:p>
    <w:p w14:paraId="6C2F68E6" w14:textId="77777777" w:rsidR="009224C8" w:rsidRPr="009224C8" w:rsidRDefault="009224C8" w:rsidP="009224C8">
      <w:pPr>
        <w:spacing w:before="187" w:line="372" w:lineRule="auto"/>
        <w:ind w:left="160" w:right="5755"/>
        <w:rPr>
          <w:rFonts w:ascii="Calibri"/>
          <w:b/>
          <w:sz w:val="28"/>
        </w:rPr>
      </w:pPr>
    </w:p>
    <w:p w14:paraId="71D8433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0970147" w14:textId="77777777" w:rsidR="009224C8" w:rsidRPr="009224C8" w:rsidRDefault="009224C8" w:rsidP="009224C8">
      <w:pPr>
        <w:spacing w:before="187" w:line="372" w:lineRule="auto"/>
        <w:ind w:left="160" w:right="5755"/>
        <w:rPr>
          <w:rFonts w:ascii="Calibri"/>
          <w:b/>
          <w:sz w:val="28"/>
        </w:rPr>
      </w:pPr>
    </w:p>
    <w:p w14:paraId="0C18BD1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C1BBD7B" w14:textId="77777777" w:rsidR="009224C8" w:rsidRPr="009224C8" w:rsidRDefault="009224C8" w:rsidP="009224C8">
      <w:pPr>
        <w:spacing w:before="187" w:line="372" w:lineRule="auto"/>
        <w:ind w:left="160" w:right="5755"/>
        <w:rPr>
          <w:rFonts w:ascii="Calibri"/>
          <w:b/>
          <w:sz w:val="28"/>
        </w:rPr>
      </w:pPr>
    </w:p>
    <w:p w14:paraId="3F40D72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58AA0E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while(choice==1);</w:t>
      </w:r>
    </w:p>
    <w:p w14:paraId="224A8393" w14:textId="77777777" w:rsidR="009224C8" w:rsidRPr="009224C8" w:rsidRDefault="009224C8" w:rsidP="009224C8">
      <w:pPr>
        <w:spacing w:before="187" w:line="372" w:lineRule="auto"/>
        <w:ind w:left="160" w:right="5755"/>
        <w:rPr>
          <w:rFonts w:ascii="Calibri"/>
          <w:b/>
          <w:sz w:val="28"/>
        </w:rPr>
      </w:pPr>
    </w:p>
    <w:p w14:paraId="1FA65BD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printf("\n\n\tPASSWORD CHANGED...\n\n\tPRESS ANY KEY TO GO BACK...");</w:t>
      </w:r>
    </w:p>
    <w:p w14:paraId="4C1E4536" w14:textId="77777777" w:rsidR="009224C8" w:rsidRPr="009224C8" w:rsidRDefault="009224C8" w:rsidP="009224C8">
      <w:pPr>
        <w:spacing w:before="187" w:line="372" w:lineRule="auto"/>
        <w:ind w:left="160" w:right="5755"/>
        <w:rPr>
          <w:rFonts w:ascii="Calibri"/>
          <w:b/>
          <w:sz w:val="28"/>
        </w:rPr>
      </w:pPr>
    </w:p>
    <w:p w14:paraId="4051F6F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getch();</w:t>
      </w:r>
    </w:p>
    <w:p w14:paraId="237D47F7" w14:textId="77777777" w:rsidR="009224C8" w:rsidRPr="009224C8" w:rsidRDefault="009224C8" w:rsidP="009224C8">
      <w:pPr>
        <w:spacing w:before="187" w:line="372" w:lineRule="auto"/>
        <w:ind w:left="160" w:right="5755"/>
        <w:rPr>
          <w:rFonts w:ascii="Calibri"/>
          <w:b/>
          <w:sz w:val="28"/>
        </w:rPr>
      </w:pPr>
    </w:p>
    <w:p w14:paraId="183E927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3385C0DD" w14:textId="77777777" w:rsidR="009224C8" w:rsidRPr="009224C8" w:rsidRDefault="009224C8" w:rsidP="009224C8">
      <w:pPr>
        <w:spacing w:before="187" w:line="372" w:lineRule="auto"/>
        <w:ind w:left="160" w:right="5755"/>
        <w:rPr>
          <w:rFonts w:ascii="Calibri"/>
          <w:b/>
          <w:sz w:val="28"/>
        </w:rPr>
      </w:pPr>
    </w:p>
    <w:p w14:paraId="2D44ABC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void deleterecord( )</w:t>
      </w:r>
    </w:p>
    <w:p w14:paraId="3E7E2AA3" w14:textId="77777777" w:rsidR="009224C8" w:rsidRPr="009224C8" w:rsidRDefault="009224C8" w:rsidP="009224C8">
      <w:pPr>
        <w:spacing w:before="187" w:line="372" w:lineRule="auto"/>
        <w:ind w:left="160" w:right="5755"/>
        <w:rPr>
          <w:rFonts w:ascii="Calibri"/>
          <w:b/>
          <w:sz w:val="28"/>
        </w:rPr>
      </w:pPr>
    </w:p>
    <w:p w14:paraId="09367E0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0A8E22C6" w14:textId="77777777" w:rsidR="009224C8" w:rsidRPr="009224C8" w:rsidRDefault="009224C8" w:rsidP="009224C8">
      <w:pPr>
        <w:spacing w:before="187" w:line="372" w:lineRule="auto"/>
        <w:ind w:left="160" w:right="5755"/>
        <w:rPr>
          <w:rFonts w:ascii="Calibri"/>
          <w:b/>
          <w:sz w:val="28"/>
        </w:rPr>
      </w:pPr>
    </w:p>
    <w:p w14:paraId="09D8B0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system("cls");</w:t>
      </w:r>
    </w:p>
    <w:p w14:paraId="5908CB11" w14:textId="77777777" w:rsidR="009224C8" w:rsidRPr="009224C8" w:rsidRDefault="009224C8" w:rsidP="009224C8">
      <w:pPr>
        <w:spacing w:before="187" w:line="372" w:lineRule="auto"/>
        <w:ind w:left="160" w:right="5755"/>
        <w:rPr>
          <w:rFonts w:ascii="Calibri"/>
          <w:b/>
          <w:sz w:val="28"/>
        </w:rPr>
      </w:pPr>
    </w:p>
    <w:p w14:paraId="416329E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FILE *fp,*fptr ;</w:t>
      </w:r>
    </w:p>
    <w:p w14:paraId="144AB3B9" w14:textId="77777777" w:rsidR="009224C8" w:rsidRPr="009224C8" w:rsidRDefault="009224C8" w:rsidP="009224C8">
      <w:pPr>
        <w:spacing w:before="187" w:line="372" w:lineRule="auto"/>
        <w:ind w:left="160" w:right="5755"/>
        <w:rPr>
          <w:rFonts w:ascii="Calibri"/>
          <w:b/>
          <w:sz w:val="28"/>
        </w:rPr>
      </w:pPr>
    </w:p>
    <w:p w14:paraId="10DD73E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struct record file ;</w:t>
      </w:r>
    </w:p>
    <w:p w14:paraId="1AB471DC" w14:textId="77777777" w:rsidR="009224C8" w:rsidRPr="009224C8" w:rsidRDefault="009224C8" w:rsidP="009224C8">
      <w:pPr>
        <w:spacing w:before="187" w:line="372" w:lineRule="auto"/>
        <w:ind w:left="160" w:right="5755"/>
        <w:rPr>
          <w:rFonts w:ascii="Calibri"/>
          <w:b/>
          <w:sz w:val="28"/>
        </w:rPr>
      </w:pPr>
    </w:p>
    <w:p w14:paraId="1780D1F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char filename[15],another = 'Y' ,time[10];;</w:t>
      </w:r>
    </w:p>
    <w:p w14:paraId="440326A0" w14:textId="77777777" w:rsidR="009224C8" w:rsidRPr="009224C8" w:rsidRDefault="009224C8" w:rsidP="009224C8">
      <w:pPr>
        <w:spacing w:before="187" w:line="372" w:lineRule="auto"/>
        <w:ind w:left="160" w:right="5755"/>
        <w:rPr>
          <w:rFonts w:ascii="Calibri"/>
          <w:b/>
          <w:sz w:val="28"/>
        </w:rPr>
      </w:pPr>
    </w:p>
    <w:p w14:paraId="47EDAFA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int choice,check;</w:t>
      </w:r>
    </w:p>
    <w:p w14:paraId="04795ABD" w14:textId="77777777" w:rsidR="009224C8" w:rsidRPr="009224C8" w:rsidRDefault="009224C8" w:rsidP="009224C8">
      <w:pPr>
        <w:spacing w:before="187" w:line="372" w:lineRule="auto"/>
        <w:ind w:left="160" w:right="5755"/>
        <w:rPr>
          <w:rFonts w:ascii="Calibri"/>
          <w:b/>
          <w:sz w:val="28"/>
        </w:rPr>
      </w:pPr>
    </w:p>
    <w:p w14:paraId="3E9AC4C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r w:rsidRPr="009224C8">
        <w:rPr>
          <w:rFonts w:ascii="Calibri"/>
          <w:b/>
          <w:sz w:val="28"/>
        </w:rPr>
        <w:lastRenderedPageBreak/>
        <w:t>printf("\n\n\t\t*************************\n");</w:t>
      </w:r>
    </w:p>
    <w:p w14:paraId="527CB288" w14:textId="77777777" w:rsidR="009224C8" w:rsidRPr="009224C8" w:rsidRDefault="009224C8" w:rsidP="009224C8">
      <w:pPr>
        <w:spacing w:before="187" w:line="372" w:lineRule="auto"/>
        <w:ind w:left="160" w:right="5755"/>
        <w:rPr>
          <w:rFonts w:ascii="Calibri"/>
          <w:b/>
          <w:sz w:val="28"/>
        </w:rPr>
      </w:pPr>
    </w:p>
    <w:p w14:paraId="14D9DE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printf("\t\t* WELCOME TO DELETE MENU*");</w:t>
      </w:r>
    </w:p>
    <w:p w14:paraId="05481E8E" w14:textId="77777777" w:rsidR="009224C8" w:rsidRPr="009224C8" w:rsidRDefault="009224C8" w:rsidP="009224C8">
      <w:pPr>
        <w:spacing w:before="187" w:line="372" w:lineRule="auto"/>
        <w:ind w:left="160" w:right="5755"/>
        <w:rPr>
          <w:rFonts w:ascii="Calibri"/>
          <w:b/>
          <w:sz w:val="28"/>
        </w:rPr>
      </w:pPr>
    </w:p>
    <w:p w14:paraId="3AC8E5A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printf("\n\t\t*************************\n\n");</w:t>
      </w:r>
    </w:p>
    <w:p w14:paraId="481E4C98" w14:textId="77777777" w:rsidR="009224C8" w:rsidRPr="009224C8" w:rsidRDefault="009224C8" w:rsidP="009224C8">
      <w:pPr>
        <w:spacing w:before="187" w:line="372" w:lineRule="auto"/>
        <w:ind w:left="160" w:right="5755"/>
        <w:rPr>
          <w:rFonts w:ascii="Calibri"/>
          <w:b/>
          <w:sz w:val="28"/>
        </w:rPr>
      </w:pPr>
    </w:p>
    <w:p w14:paraId="4D6D4DC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check = password();</w:t>
      </w:r>
    </w:p>
    <w:p w14:paraId="754D3D47" w14:textId="77777777" w:rsidR="009224C8" w:rsidRPr="009224C8" w:rsidRDefault="009224C8" w:rsidP="009224C8">
      <w:pPr>
        <w:spacing w:before="187" w:line="372" w:lineRule="auto"/>
        <w:ind w:left="160" w:right="5755"/>
        <w:rPr>
          <w:rFonts w:ascii="Calibri"/>
          <w:b/>
          <w:sz w:val="28"/>
        </w:rPr>
      </w:pPr>
    </w:p>
    <w:p w14:paraId="2F34CE4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if(check==1)</w:t>
      </w:r>
    </w:p>
    <w:p w14:paraId="17DA021D" w14:textId="77777777" w:rsidR="009224C8" w:rsidRPr="009224C8" w:rsidRDefault="009224C8" w:rsidP="009224C8">
      <w:pPr>
        <w:spacing w:before="187" w:line="372" w:lineRule="auto"/>
        <w:ind w:left="160" w:right="5755"/>
        <w:rPr>
          <w:rFonts w:ascii="Calibri"/>
          <w:b/>
          <w:sz w:val="28"/>
        </w:rPr>
      </w:pPr>
    </w:p>
    <w:p w14:paraId="218FCC3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49AC808" w14:textId="77777777" w:rsidR="009224C8" w:rsidRPr="009224C8" w:rsidRDefault="009224C8" w:rsidP="009224C8">
      <w:pPr>
        <w:spacing w:before="187" w:line="372" w:lineRule="auto"/>
        <w:ind w:left="160" w:right="5755"/>
        <w:rPr>
          <w:rFonts w:ascii="Calibri"/>
          <w:b/>
          <w:sz w:val="28"/>
        </w:rPr>
      </w:pPr>
    </w:p>
    <w:p w14:paraId="60F8912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3AE5727D" w14:textId="77777777" w:rsidR="009224C8" w:rsidRPr="009224C8" w:rsidRDefault="009224C8" w:rsidP="009224C8">
      <w:pPr>
        <w:spacing w:before="187" w:line="372" w:lineRule="auto"/>
        <w:ind w:left="160" w:right="5755"/>
        <w:rPr>
          <w:rFonts w:ascii="Calibri"/>
          <w:b/>
          <w:sz w:val="28"/>
        </w:rPr>
      </w:pPr>
    </w:p>
    <w:p w14:paraId="0F65FFC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7122B04" w14:textId="77777777" w:rsidR="009224C8" w:rsidRPr="009224C8" w:rsidRDefault="009224C8" w:rsidP="009224C8">
      <w:pPr>
        <w:spacing w:before="187" w:line="372" w:lineRule="auto"/>
        <w:ind w:left="160" w:right="5755"/>
        <w:rPr>
          <w:rFonts w:ascii="Calibri"/>
          <w:b/>
          <w:sz w:val="28"/>
        </w:rPr>
      </w:pPr>
    </w:p>
    <w:p w14:paraId="6F091B5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 ( another == 'Y' )</w:t>
      </w:r>
    </w:p>
    <w:p w14:paraId="4B6B6945" w14:textId="77777777" w:rsidR="009224C8" w:rsidRPr="009224C8" w:rsidRDefault="009224C8" w:rsidP="009224C8">
      <w:pPr>
        <w:spacing w:before="187" w:line="372" w:lineRule="auto"/>
        <w:ind w:left="160" w:right="5755"/>
        <w:rPr>
          <w:rFonts w:ascii="Calibri"/>
          <w:b/>
          <w:sz w:val="28"/>
        </w:rPr>
      </w:pPr>
    </w:p>
    <w:p w14:paraId="72B2559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E8AF779" w14:textId="77777777" w:rsidR="009224C8" w:rsidRPr="009224C8" w:rsidRDefault="009224C8" w:rsidP="009224C8">
      <w:pPr>
        <w:spacing w:before="187" w:line="372" w:lineRule="auto"/>
        <w:ind w:left="160" w:right="5755"/>
        <w:rPr>
          <w:rFonts w:ascii="Calibri"/>
          <w:b/>
          <w:sz w:val="28"/>
        </w:rPr>
      </w:pPr>
    </w:p>
    <w:p w14:paraId="7444A09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printf("\n\n\tHOW WOULD YOU LIKE TO DELETE.");</w:t>
      </w:r>
    </w:p>
    <w:p w14:paraId="07D2A811" w14:textId="77777777" w:rsidR="009224C8" w:rsidRPr="009224C8" w:rsidRDefault="009224C8" w:rsidP="009224C8">
      <w:pPr>
        <w:spacing w:before="187" w:line="372" w:lineRule="auto"/>
        <w:ind w:left="160" w:right="5755"/>
        <w:rPr>
          <w:rFonts w:ascii="Calibri"/>
          <w:b/>
          <w:sz w:val="28"/>
        </w:rPr>
      </w:pPr>
    </w:p>
    <w:p w14:paraId="37863F8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printf("\n\n\t#DELETE WHOLE RECORD\t\t\t[1]");</w:t>
      </w:r>
    </w:p>
    <w:p w14:paraId="3441314F" w14:textId="77777777" w:rsidR="009224C8" w:rsidRPr="009224C8" w:rsidRDefault="009224C8" w:rsidP="009224C8">
      <w:pPr>
        <w:spacing w:before="187" w:line="372" w:lineRule="auto"/>
        <w:ind w:left="160" w:right="5755"/>
        <w:rPr>
          <w:rFonts w:ascii="Calibri"/>
          <w:b/>
          <w:sz w:val="28"/>
        </w:rPr>
      </w:pPr>
    </w:p>
    <w:p w14:paraId="440D6DC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printf("\n\t#DELETE A PARTICULAR RECORD BY TIME\t[2]");</w:t>
      </w:r>
    </w:p>
    <w:p w14:paraId="523A43F6" w14:textId="77777777" w:rsidR="009224C8" w:rsidRPr="009224C8" w:rsidRDefault="009224C8" w:rsidP="009224C8">
      <w:pPr>
        <w:spacing w:before="187" w:line="372" w:lineRule="auto"/>
        <w:ind w:left="160" w:right="5755"/>
        <w:rPr>
          <w:rFonts w:ascii="Calibri"/>
          <w:b/>
          <w:sz w:val="28"/>
        </w:rPr>
      </w:pPr>
    </w:p>
    <w:p w14:paraId="204E23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do</w:t>
      </w:r>
    </w:p>
    <w:p w14:paraId="70A8B4B6" w14:textId="77777777" w:rsidR="009224C8" w:rsidRPr="009224C8" w:rsidRDefault="009224C8" w:rsidP="009224C8">
      <w:pPr>
        <w:spacing w:before="187" w:line="372" w:lineRule="auto"/>
        <w:ind w:left="160" w:right="5755"/>
        <w:rPr>
          <w:rFonts w:ascii="Calibri"/>
          <w:b/>
          <w:sz w:val="28"/>
        </w:rPr>
      </w:pPr>
    </w:p>
    <w:p w14:paraId="1329A6E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FF3A37C" w14:textId="77777777" w:rsidR="009224C8" w:rsidRPr="009224C8" w:rsidRDefault="009224C8" w:rsidP="009224C8">
      <w:pPr>
        <w:spacing w:before="187" w:line="372" w:lineRule="auto"/>
        <w:ind w:left="160" w:right="5755"/>
        <w:rPr>
          <w:rFonts w:ascii="Calibri"/>
          <w:b/>
          <w:sz w:val="28"/>
        </w:rPr>
      </w:pPr>
    </w:p>
    <w:p w14:paraId="00D3AA2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printf("\n\t\tENTER YOU CHOICE:");</w:t>
      </w:r>
    </w:p>
    <w:p w14:paraId="53339FC4" w14:textId="77777777" w:rsidR="009224C8" w:rsidRPr="009224C8" w:rsidRDefault="009224C8" w:rsidP="009224C8">
      <w:pPr>
        <w:spacing w:before="187" w:line="372" w:lineRule="auto"/>
        <w:ind w:left="160" w:right="5755"/>
        <w:rPr>
          <w:rFonts w:ascii="Calibri"/>
          <w:b/>
          <w:sz w:val="28"/>
        </w:rPr>
      </w:pPr>
    </w:p>
    <w:p w14:paraId="7E84F6D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scanf("%d",&amp;choice);</w:t>
      </w:r>
    </w:p>
    <w:p w14:paraId="4DFFB80E" w14:textId="77777777" w:rsidR="009224C8" w:rsidRPr="009224C8" w:rsidRDefault="009224C8" w:rsidP="009224C8">
      <w:pPr>
        <w:spacing w:before="187" w:line="372" w:lineRule="auto"/>
        <w:ind w:left="160" w:right="5755"/>
        <w:rPr>
          <w:rFonts w:ascii="Calibri"/>
          <w:b/>
          <w:sz w:val="28"/>
        </w:rPr>
      </w:pPr>
    </w:p>
    <w:p w14:paraId="6644D26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switch(choice)</w:t>
      </w:r>
    </w:p>
    <w:p w14:paraId="79492AD5" w14:textId="77777777" w:rsidR="009224C8" w:rsidRPr="009224C8" w:rsidRDefault="009224C8" w:rsidP="009224C8">
      <w:pPr>
        <w:spacing w:before="187" w:line="372" w:lineRule="auto"/>
        <w:ind w:left="160" w:right="5755"/>
        <w:rPr>
          <w:rFonts w:ascii="Calibri"/>
          <w:b/>
          <w:sz w:val="28"/>
        </w:rPr>
      </w:pPr>
    </w:p>
    <w:p w14:paraId="06FD370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B34AE95" w14:textId="77777777" w:rsidR="009224C8" w:rsidRPr="009224C8" w:rsidRDefault="009224C8" w:rsidP="009224C8">
      <w:pPr>
        <w:spacing w:before="187" w:line="372" w:lineRule="auto"/>
        <w:ind w:left="160" w:right="5755"/>
        <w:rPr>
          <w:rFonts w:ascii="Calibri"/>
          <w:b/>
          <w:sz w:val="28"/>
        </w:rPr>
      </w:pPr>
    </w:p>
    <w:p w14:paraId="6F1A55F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case 1:</w:t>
      </w:r>
    </w:p>
    <w:p w14:paraId="60606AF3" w14:textId="77777777" w:rsidR="009224C8" w:rsidRPr="009224C8" w:rsidRDefault="009224C8" w:rsidP="009224C8">
      <w:pPr>
        <w:spacing w:before="187" w:line="372" w:lineRule="auto"/>
        <w:ind w:left="160" w:right="5755"/>
        <w:rPr>
          <w:rFonts w:ascii="Calibri"/>
          <w:b/>
          <w:sz w:val="28"/>
        </w:rPr>
      </w:pPr>
    </w:p>
    <w:p w14:paraId="6DF3C91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THE DATE OF RECORD TO BE DELETED:[yyyy-mm-dd]:");</w:t>
      </w:r>
    </w:p>
    <w:p w14:paraId="3C773966" w14:textId="77777777" w:rsidR="009224C8" w:rsidRPr="009224C8" w:rsidRDefault="009224C8" w:rsidP="009224C8">
      <w:pPr>
        <w:spacing w:before="187" w:line="372" w:lineRule="auto"/>
        <w:ind w:left="160" w:right="5755"/>
        <w:rPr>
          <w:rFonts w:ascii="Calibri"/>
          <w:b/>
          <w:sz w:val="28"/>
        </w:rPr>
      </w:pPr>
    </w:p>
    <w:p w14:paraId="44E1CC3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2563D20A" w14:textId="77777777" w:rsidR="009224C8" w:rsidRPr="009224C8" w:rsidRDefault="009224C8" w:rsidP="009224C8">
      <w:pPr>
        <w:spacing w:before="187" w:line="372" w:lineRule="auto"/>
        <w:ind w:left="160" w:right="5755"/>
        <w:rPr>
          <w:rFonts w:ascii="Calibri"/>
          <w:b/>
          <w:sz w:val="28"/>
        </w:rPr>
      </w:pPr>
    </w:p>
    <w:p w14:paraId="017D99B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gets(filename);</w:t>
      </w:r>
    </w:p>
    <w:p w14:paraId="4A7F7B71" w14:textId="77777777" w:rsidR="009224C8" w:rsidRPr="009224C8" w:rsidRDefault="009224C8" w:rsidP="009224C8">
      <w:pPr>
        <w:spacing w:before="187" w:line="372" w:lineRule="auto"/>
        <w:ind w:left="160" w:right="5755"/>
        <w:rPr>
          <w:rFonts w:ascii="Calibri"/>
          <w:b/>
          <w:sz w:val="28"/>
        </w:rPr>
      </w:pPr>
    </w:p>
    <w:p w14:paraId="17AF761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 = fopen (filename, "wb" ) ;</w:t>
      </w:r>
    </w:p>
    <w:p w14:paraId="41524611" w14:textId="77777777" w:rsidR="009224C8" w:rsidRPr="009224C8" w:rsidRDefault="009224C8" w:rsidP="009224C8">
      <w:pPr>
        <w:spacing w:before="187" w:line="372" w:lineRule="auto"/>
        <w:ind w:left="160" w:right="5755"/>
        <w:rPr>
          <w:rFonts w:ascii="Calibri"/>
          <w:b/>
          <w:sz w:val="28"/>
        </w:rPr>
      </w:pPr>
    </w:p>
    <w:p w14:paraId="0C56E1B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 ( fp == NULL )</w:t>
      </w:r>
    </w:p>
    <w:p w14:paraId="7C1E7774" w14:textId="77777777" w:rsidR="009224C8" w:rsidRPr="009224C8" w:rsidRDefault="009224C8" w:rsidP="009224C8">
      <w:pPr>
        <w:spacing w:before="187" w:line="372" w:lineRule="auto"/>
        <w:ind w:left="160" w:right="5755"/>
        <w:rPr>
          <w:rFonts w:ascii="Calibri"/>
          <w:b/>
          <w:sz w:val="28"/>
        </w:rPr>
      </w:pPr>
    </w:p>
    <w:p w14:paraId="37D9AA0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45BD4C9" w14:textId="77777777" w:rsidR="009224C8" w:rsidRPr="009224C8" w:rsidRDefault="009224C8" w:rsidP="009224C8">
      <w:pPr>
        <w:spacing w:before="187" w:line="372" w:lineRule="auto"/>
        <w:ind w:left="160" w:right="5755"/>
        <w:rPr>
          <w:rFonts w:ascii="Calibri"/>
          <w:b/>
          <w:sz w:val="28"/>
        </w:rPr>
      </w:pPr>
    </w:p>
    <w:p w14:paraId="41FEF6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printf("\nTHE FILE DOES NOT EXISTS");</w:t>
      </w:r>
    </w:p>
    <w:p w14:paraId="6D430095" w14:textId="77777777" w:rsidR="009224C8" w:rsidRPr="009224C8" w:rsidRDefault="009224C8" w:rsidP="009224C8">
      <w:pPr>
        <w:spacing w:before="187" w:line="372" w:lineRule="auto"/>
        <w:ind w:left="160" w:right="5755"/>
        <w:rPr>
          <w:rFonts w:ascii="Calibri"/>
          <w:b/>
          <w:sz w:val="28"/>
        </w:rPr>
      </w:pPr>
    </w:p>
    <w:p w14:paraId="3E7A58E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GO BACK.");</w:t>
      </w:r>
    </w:p>
    <w:p w14:paraId="76B16AA9" w14:textId="77777777" w:rsidR="009224C8" w:rsidRPr="009224C8" w:rsidRDefault="009224C8" w:rsidP="009224C8">
      <w:pPr>
        <w:spacing w:before="187" w:line="372" w:lineRule="auto"/>
        <w:ind w:left="160" w:right="5755"/>
        <w:rPr>
          <w:rFonts w:ascii="Calibri"/>
          <w:b/>
          <w:sz w:val="28"/>
        </w:rPr>
      </w:pPr>
    </w:p>
    <w:p w14:paraId="0F55BFF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67B165C7" w14:textId="77777777" w:rsidR="009224C8" w:rsidRPr="009224C8" w:rsidRDefault="009224C8" w:rsidP="009224C8">
      <w:pPr>
        <w:spacing w:before="187" w:line="372" w:lineRule="auto"/>
        <w:ind w:left="160" w:right="5755"/>
        <w:rPr>
          <w:rFonts w:ascii="Calibri"/>
          <w:b/>
          <w:sz w:val="28"/>
        </w:rPr>
      </w:pPr>
    </w:p>
    <w:p w14:paraId="1B9A6C5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0E3B38C6" w14:textId="77777777" w:rsidR="009224C8" w:rsidRPr="009224C8" w:rsidRDefault="009224C8" w:rsidP="009224C8">
      <w:pPr>
        <w:spacing w:before="187" w:line="372" w:lineRule="auto"/>
        <w:ind w:left="160" w:right="5755"/>
        <w:rPr>
          <w:rFonts w:ascii="Calibri"/>
          <w:b/>
          <w:sz w:val="28"/>
        </w:rPr>
      </w:pPr>
    </w:p>
    <w:p w14:paraId="10FDBE6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17D366C" w14:textId="77777777" w:rsidR="009224C8" w:rsidRPr="009224C8" w:rsidRDefault="009224C8" w:rsidP="009224C8">
      <w:pPr>
        <w:spacing w:before="187" w:line="372" w:lineRule="auto"/>
        <w:ind w:left="160" w:right="5755"/>
        <w:rPr>
          <w:rFonts w:ascii="Calibri"/>
          <w:b/>
          <w:sz w:val="28"/>
        </w:rPr>
      </w:pPr>
    </w:p>
    <w:p w14:paraId="6B9DCD5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w:t>
      </w:r>
    </w:p>
    <w:p w14:paraId="1FDC33A4" w14:textId="77777777" w:rsidR="009224C8" w:rsidRPr="009224C8" w:rsidRDefault="009224C8" w:rsidP="009224C8">
      <w:pPr>
        <w:spacing w:before="187" w:line="372" w:lineRule="auto"/>
        <w:ind w:left="160" w:right="5755"/>
        <w:rPr>
          <w:rFonts w:ascii="Calibri"/>
          <w:b/>
          <w:sz w:val="28"/>
        </w:rPr>
      </w:pPr>
    </w:p>
    <w:p w14:paraId="5DB5DFB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remove(filename);</w:t>
      </w:r>
    </w:p>
    <w:p w14:paraId="2555223D" w14:textId="77777777" w:rsidR="009224C8" w:rsidRPr="009224C8" w:rsidRDefault="009224C8" w:rsidP="009224C8">
      <w:pPr>
        <w:spacing w:before="187" w:line="372" w:lineRule="auto"/>
        <w:ind w:left="160" w:right="5755"/>
        <w:rPr>
          <w:rFonts w:ascii="Calibri"/>
          <w:b/>
          <w:sz w:val="28"/>
        </w:rPr>
      </w:pPr>
    </w:p>
    <w:p w14:paraId="4E0F4A1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printf("\nDELETED SUCCESFULLY...");</w:t>
      </w:r>
    </w:p>
    <w:p w14:paraId="3B9921BA" w14:textId="77777777" w:rsidR="009224C8" w:rsidRPr="009224C8" w:rsidRDefault="009224C8" w:rsidP="009224C8">
      <w:pPr>
        <w:spacing w:before="187" w:line="372" w:lineRule="auto"/>
        <w:ind w:left="160" w:right="5755"/>
        <w:rPr>
          <w:rFonts w:ascii="Calibri"/>
          <w:b/>
          <w:sz w:val="28"/>
        </w:rPr>
      </w:pPr>
    </w:p>
    <w:p w14:paraId="7CAFB5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7BC7ADE2" w14:textId="77777777" w:rsidR="009224C8" w:rsidRPr="009224C8" w:rsidRDefault="009224C8" w:rsidP="009224C8">
      <w:pPr>
        <w:spacing w:before="187" w:line="372" w:lineRule="auto"/>
        <w:ind w:left="160" w:right="5755"/>
        <w:rPr>
          <w:rFonts w:ascii="Calibri"/>
          <w:b/>
          <w:sz w:val="28"/>
        </w:rPr>
      </w:pPr>
    </w:p>
    <w:p w14:paraId="3666AC3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case 2:</w:t>
      </w:r>
    </w:p>
    <w:p w14:paraId="1BE9903A" w14:textId="77777777" w:rsidR="009224C8" w:rsidRPr="009224C8" w:rsidRDefault="009224C8" w:rsidP="009224C8">
      <w:pPr>
        <w:spacing w:before="187" w:line="372" w:lineRule="auto"/>
        <w:ind w:left="160" w:right="5755"/>
        <w:rPr>
          <w:rFonts w:ascii="Calibri"/>
          <w:b/>
          <w:sz w:val="28"/>
        </w:rPr>
      </w:pPr>
    </w:p>
    <w:p w14:paraId="6A4EB72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THE DATE OF RECORD:[yyyy-mm-dd]:");</w:t>
      </w:r>
    </w:p>
    <w:p w14:paraId="68D5CC01" w14:textId="77777777" w:rsidR="009224C8" w:rsidRPr="009224C8" w:rsidRDefault="009224C8" w:rsidP="009224C8">
      <w:pPr>
        <w:spacing w:before="187" w:line="372" w:lineRule="auto"/>
        <w:ind w:left="160" w:right="5755"/>
        <w:rPr>
          <w:rFonts w:ascii="Calibri"/>
          <w:b/>
          <w:sz w:val="28"/>
        </w:rPr>
      </w:pPr>
    </w:p>
    <w:p w14:paraId="6D0024F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3997196F" w14:textId="77777777" w:rsidR="009224C8" w:rsidRPr="009224C8" w:rsidRDefault="009224C8" w:rsidP="009224C8">
      <w:pPr>
        <w:spacing w:before="187" w:line="372" w:lineRule="auto"/>
        <w:ind w:left="160" w:right="5755"/>
        <w:rPr>
          <w:rFonts w:ascii="Calibri"/>
          <w:b/>
          <w:sz w:val="28"/>
        </w:rPr>
      </w:pPr>
    </w:p>
    <w:p w14:paraId="74B77AF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gets(filename);</w:t>
      </w:r>
    </w:p>
    <w:p w14:paraId="3DF5F036" w14:textId="77777777" w:rsidR="009224C8" w:rsidRPr="009224C8" w:rsidRDefault="009224C8" w:rsidP="009224C8">
      <w:pPr>
        <w:spacing w:before="187" w:line="372" w:lineRule="auto"/>
        <w:ind w:left="160" w:right="5755"/>
        <w:rPr>
          <w:rFonts w:ascii="Calibri"/>
          <w:b/>
          <w:sz w:val="28"/>
        </w:rPr>
      </w:pPr>
    </w:p>
    <w:p w14:paraId="1F0D195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 = fopen (filename, "rb" ) ;</w:t>
      </w:r>
    </w:p>
    <w:p w14:paraId="5492E524" w14:textId="77777777" w:rsidR="009224C8" w:rsidRPr="009224C8" w:rsidRDefault="009224C8" w:rsidP="009224C8">
      <w:pPr>
        <w:spacing w:before="187" w:line="372" w:lineRule="auto"/>
        <w:ind w:left="160" w:right="5755"/>
        <w:rPr>
          <w:rFonts w:ascii="Calibri"/>
          <w:b/>
          <w:sz w:val="28"/>
        </w:rPr>
      </w:pPr>
    </w:p>
    <w:p w14:paraId="226D868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 ( fp == NULL )</w:t>
      </w:r>
    </w:p>
    <w:p w14:paraId="5ECF74FC" w14:textId="77777777" w:rsidR="009224C8" w:rsidRPr="009224C8" w:rsidRDefault="009224C8" w:rsidP="009224C8">
      <w:pPr>
        <w:spacing w:before="187" w:line="372" w:lineRule="auto"/>
        <w:ind w:left="160" w:right="5755"/>
        <w:rPr>
          <w:rFonts w:ascii="Calibri"/>
          <w:b/>
          <w:sz w:val="28"/>
        </w:rPr>
      </w:pPr>
    </w:p>
    <w:p w14:paraId="57C7D65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877A06D" w14:textId="77777777" w:rsidR="009224C8" w:rsidRPr="009224C8" w:rsidRDefault="009224C8" w:rsidP="009224C8">
      <w:pPr>
        <w:spacing w:before="187" w:line="372" w:lineRule="auto"/>
        <w:ind w:left="160" w:right="5755"/>
        <w:rPr>
          <w:rFonts w:ascii="Calibri"/>
          <w:b/>
          <w:sz w:val="28"/>
        </w:rPr>
      </w:pPr>
    </w:p>
    <w:p w14:paraId="10524BF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printf("\nTHE FILE DOES NOT EXISTS");</w:t>
      </w:r>
    </w:p>
    <w:p w14:paraId="403A134F" w14:textId="77777777" w:rsidR="009224C8" w:rsidRPr="009224C8" w:rsidRDefault="009224C8" w:rsidP="009224C8">
      <w:pPr>
        <w:spacing w:before="187" w:line="372" w:lineRule="auto"/>
        <w:ind w:left="160" w:right="5755"/>
        <w:rPr>
          <w:rFonts w:ascii="Calibri"/>
          <w:b/>
          <w:sz w:val="28"/>
        </w:rPr>
      </w:pPr>
    </w:p>
    <w:p w14:paraId="0F0394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GO BACK.");</w:t>
      </w:r>
    </w:p>
    <w:p w14:paraId="1771DF77" w14:textId="77777777" w:rsidR="009224C8" w:rsidRPr="009224C8" w:rsidRDefault="009224C8" w:rsidP="009224C8">
      <w:pPr>
        <w:spacing w:before="187" w:line="372" w:lineRule="auto"/>
        <w:ind w:left="160" w:right="5755"/>
        <w:rPr>
          <w:rFonts w:ascii="Calibri"/>
          <w:b/>
          <w:sz w:val="28"/>
        </w:rPr>
      </w:pPr>
    </w:p>
    <w:p w14:paraId="0696862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getch();</w:t>
      </w:r>
    </w:p>
    <w:p w14:paraId="57A5B9FF" w14:textId="77777777" w:rsidR="009224C8" w:rsidRPr="009224C8" w:rsidRDefault="009224C8" w:rsidP="009224C8">
      <w:pPr>
        <w:spacing w:before="187" w:line="372" w:lineRule="auto"/>
        <w:ind w:left="160" w:right="5755"/>
        <w:rPr>
          <w:rFonts w:ascii="Calibri"/>
          <w:b/>
          <w:sz w:val="28"/>
        </w:rPr>
      </w:pPr>
    </w:p>
    <w:p w14:paraId="0BDD431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42632F21" w14:textId="77777777" w:rsidR="009224C8" w:rsidRPr="009224C8" w:rsidRDefault="009224C8" w:rsidP="009224C8">
      <w:pPr>
        <w:spacing w:before="187" w:line="372" w:lineRule="auto"/>
        <w:ind w:left="160" w:right="5755"/>
        <w:rPr>
          <w:rFonts w:ascii="Calibri"/>
          <w:b/>
          <w:sz w:val="28"/>
        </w:rPr>
      </w:pPr>
    </w:p>
    <w:p w14:paraId="7213EF2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1CAE080" w14:textId="77777777" w:rsidR="009224C8" w:rsidRPr="009224C8" w:rsidRDefault="009224C8" w:rsidP="009224C8">
      <w:pPr>
        <w:spacing w:before="187" w:line="372" w:lineRule="auto"/>
        <w:ind w:left="160" w:right="5755"/>
        <w:rPr>
          <w:rFonts w:ascii="Calibri"/>
          <w:b/>
          <w:sz w:val="28"/>
        </w:rPr>
      </w:pPr>
    </w:p>
    <w:p w14:paraId="5F1331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fptr=fopen("temp","wb");</w:t>
      </w:r>
    </w:p>
    <w:p w14:paraId="7E5E81F1" w14:textId="77777777" w:rsidR="009224C8" w:rsidRPr="009224C8" w:rsidRDefault="009224C8" w:rsidP="009224C8">
      <w:pPr>
        <w:spacing w:before="187" w:line="372" w:lineRule="auto"/>
        <w:ind w:left="160" w:right="5755"/>
        <w:rPr>
          <w:rFonts w:ascii="Calibri"/>
          <w:b/>
          <w:sz w:val="28"/>
        </w:rPr>
      </w:pPr>
    </w:p>
    <w:p w14:paraId="0AAC033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if(fptr==NULL)</w:t>
      </w:r>
    </w:p>
    <w:p w14:paraId="0404612D" w14:textId="77777777" w:rsidR="009224C8" w:rsidRPr="009224C8" w:rsidRDefault="009224C8" w:rsidP="009224C8">
      <w:pPr>
        <w:spacing w:before="187" w:line="372" w:lineRule="auto"/>
        <w:ind w:left="160" w:right="5755"/>
        <w:rPr>
          <w:rFonts w:ascii="Calibri"/>
          <w:b/>
          <w:sz w:val="28"/>
        </w:rPr>
      </w:pPr>
    </w:p>
    <w:p w14:paraId="3710A90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5325049" w14:textId="77777777" w:rsidR="009224C8" w:rsidRPr="009224C8" w:rsidRDefault="009224C8" w:rsidP="009224C8">
      <w:pPr>
        <w:spacing w:before="187" w:line="372" w:lineRule="auto"/>
        <w:ind w:left="160" w:right="5755"/>
        <w:rPr>
          <w:rFonts w:ascii="Calibri"/>
          <w:b/>
          <w:sz w:val="28"/>
        </w:rPr>
      </w:pPr>
    </w:p>
    <w:p w14:paraId="463EBDF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printf("\nSYSTEM ERROR");</w:t>
      </w:r>
    </w:p>
    <w:p w14:paraId="700A5E1B" w14:textId="77777777" w:rsidR="009224C8" w:rsidRPr="009224C8" w:rsidRDefault="009224C8" w:rsidP="009224C8">
      <w:pPr>
        <w:spacing w:before="187" w:line="372" w:lineRule="auto"/>
        <w:ind w:left="160" w:right="5755"/>
        <w:rPr>
          <w:rFonts w:ascii="Calibri"/>
          <w:b/>
          <w:sz w:val="28"/>
        </w:rPr>
      </w:pPr>
    </w:p>
    <w:p w14:paraId="58C9268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printf("\nPRESS ANY KEY TO GO BACK");</w:t>
      </w:r>
    </w:p>
    <w:p w14:paraId="37D8A2B3" w14:textId="77777777" w:rsidR="009224C8" w:rsidRPr="009224C8" w:rsidRDefault="009224C8" w:rsidP="009224C8">
      <w:pPr>
        <w:spacing w:before="187" w:line="372" w:lineRule="auto"/>
        <w:ind w:left="160" w:right="5755"/>
        <w:rPr>
          <w:rFonts w:ascii="Calibri"/>
          <w:b/>
          <w:sz w:val="28"/>
        </w:rPr>
      </w:pPr>
    </w:p>
    <w:p w14:paraId="0CE67EB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getch();</w:t>
      </w:r>
    </w:p>
    <w:p w14:paraId="0197726C" w14:textId="77777777" w:rsidR="009224C8" w:rsidRPr="009224C8" w:rsidRDefault="009224C8" w:rsidP="009224C8">
      <w:pPr>
        <w:spacing w:before="187" w:line="372" w:lineRule="auto"/>
        <w:ind w:left="160" w:right="5755"/>
        <w:rPr>
          <w:rFonts w:ascii="Calibri"/>
          <w:b/>
          <w:sz w:val="28"/>
        </w:rPr>
      </w:pPr>
    </w:p>
    <w:p w14:paraId="2A0D411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w:t>
      </w:r>
    </w:p>
    <w:p w14:paraId="598727D6" w14:textId="77777777" w:rsidR="009224C8" w:rsidRPr="009224C8" w:rsidRDefault="009224C8" w:rsidP="009224C8">
      <w:pPr>
        <w:spacing w:before="187" w:line="372" w:lineRule="auto"/>
        <w:ind w:left="160" w:right="5755"/>
        <w:rPr>
          <w:rFonts w:ascii="Calibri"/>
          <w:b/>
          <w:sz w:val="28"/>
        </w:rPr>
      </w:pPr>
    </w:p>
    <w:p w14:paraId="3110143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0E497D6" w14:textId="77777777" w:rsidR="009224C8" w:rsidRPr="009224C8" w:rsidRDefault="009224C8" w:rsidP="009224C8">
      <w:pPr>
        <w:spacing w:before="187" w:line="372" w:lineRule="auto"/>
        <w:ind w:left="160" w:right="5755"/>
        <w:rPr>
          <w:rFonts w:ascii="Calibri"/>
          <w:b/>
          <w:sz w:val="28"/>
        </w:rPr>
      </w:pPr>
    </w:p>
    <w:p w14:paraId="6CA1D15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printf("\n\tENTER THE TIME OF RECORD TO BE DELETED:[hh:mm]:");</w:t>
      </w:r>
    </w:p>
    <w:p w14:paraId="16EA012E" w14:textId="77777777" w:rsidR="009224C8" w:rsidRPr="009224C8" w:rsidRDefault="009224C8" w:rsidP="009224C8">
      <w:pPr>
        <w:spacing w:before="187" w:line="372" w:lineRule="auto"/>
        <w:ind w:left="160" w:right="5755"/>
        <w:rPr>
          <w:rFonts w:ascii="Calibri"/>
          <w:b/>
          <w:sz w:val="28"/>
        </w:rPr>
      </w:pPr>
    </w:p>
    <w:p w14:paraId="2A3C094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5C3C6173" w14:textId="77777777" w:rsidR="009224C8" w:rsidRPr="009224C8" w:rsidRDefault="009224C8" w:rsidP="009224C8">
      <w:pPr>
        <w:spacing w:before="187" w:line="372" w:lineRule="auto"/>
        <w:ind w:left="160" w:right="5755"/>
        <w:rPr>
          <w:rFonts w:ascii="Calibri"/>
          <w:b/>
          <w:sz w:val="28"/>
        </w:rPr>
      </w:pPr>
    </w:p>
    <w:p w14:paraId="13735A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gets(time);</w:t>
      </w:r>
    </w:p>
    <w:p w14:paraId="4B5A7BE1" w14:textId="77777777" w:rsidR="009224C8" w:rsidRPr="009224C8" w:rsidRDefault="009224C8" w:rsidP="009224C8">
      <w:pPr>
        <w:spacing w:before="187" w:line="372" w:lineRule="auto"/>
        <w:ind w:left="160" w:right="5755"/>
        <w:rPr>
          <w:rFonts w:ascii="Calibri"/>
          <w:b/>
          <w:sz w:val="28"/>
        </w:rPr>
      </w:pPr>
    </w:p>
    <w:p w14:paraId="694F41C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while(fread(&amp;file,sizeof(file),1,fp)==1)</w:t>
      </w:r>
    </w:p>
    <w:p w14:paraId="209B3D5F" w14:textId="77777777" w:rsidR="009224C8" w:rsidRPr="009224C8" w:rsidRDefault="009224C8" w:rsidP="009224C8">
      <w:pPr>
        <w:spacing w:before="187" w:line="372" w:lineRule="auto"/>
        <w:ind w:left="160" w:right="5755"/>
        <w:rPr>
          <w:rFonts w:ascii="Calibri"/>
          <w:b/>
          <w:sz w:val="28"/>
        </w:rPr>
      </w:pPr>
    </w:p>
    <w:p w14:paraId="7E8E23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DEE21BD" w14:textId="77777777" w:rsidR="009224C8" w:rsidRPr="009224C8" w:rsidRDefault="009224C8" w:rsidP="009224C8">
      <w:pPr>
        <w:spacing w:before="187" w:line="372" w:lineRule="auto"/>
        <w:ind w:left="160" w:right="5755"/>
        <w:rPr>
          <w:rFonts w:ascii="Calibri"/>
          <w:b/>
          <w:sz w:val="28"/>
        </w:rPr>
      </w:pPr>
    </w:p>
    <w:p w14:paraId="2391096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if(strcmp(file.time,time)!=0)</w:t>
      </w:r>
    </w:p>
    <w:p w14:paraId="0E239C87" w14:textId="77777777" w:rsidR="009224C8" w:rsidRPr="009224C8" w:rsidRDefault="009224C8" w:rsidP="009224C8">
      <w:pPr>
        <w:spacing w:before="187" w:line="372" w:lineRule="auto"/>
        <w:ind w:left="160" w:right="5755"/>
        <w:rPr>
          <w:rFonts w:ascii="Calibri"/>
          <w:b/>
          <w:sz w:val="28"/>
        </w:rPr>
      </w:pPr>
    </w:p>
    <w:p w14:paraId="0738992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fwrite(&amp;file,sizeof(file),1,fptr);</w:t>
      </w:r>
    </w:p>
    <w:p w14:paraId="2158F451" w14:textId="77777777" w:rsidR="009224C8" w:rsidRPr="009224C8" w:rsidRDefault="009224C8" w:rsidP="009224C8">
      <w:pPr>
        <w:spacing w:before="187" w:line="372" w:lineRule="auto"/>
        <w:ind w:left="160" w:right="5755"/>
        <w:rPr>
          <w:rFonts w:ascii="Calibri"/>
          <w:b/>
          <w:sz w:val="28"/>
        </w:rPr>
      </w:pPr>
    </w:p>
    <w:p w14:paraId="6CA19E4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F41848D" w14:textId="77777777" w:rsidR="009224C8" w:rsidRPr="009224C8" w:rsidRDefault="009224C8" w:rsidP="009224C8">
      <w:pPr>
        <w:spacing w:before="187" w:line="372" w:lineRule="auto"/>
        <w:ind w:left="160" w:right="5755"/>
        <w:rPr>
          <w:rFonts w:ascii="Calibri"/>
          <w:b/>
          <w:sz w:val="28"/>
        </w:rPr>
      </w:pPr>
    </w:p>
    <w:p w14:paraId="5F86D3C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w:t>
      </w:r>
    </w:p>
    <w:p w14:paraId="5277B98F" w14:textId="77777777" w:rsidR="009224C8" w:rsidRPr="009224C8" w:rsidRDefault="009224C8" w:rsidP="009224C8">
      <w:pPr>
        <w:spacing w:before="187" w:line="372" w:lineRule="auto"/>
        <w:ind w:left="160" w:right="5755"/>
        <w:rPr>
          <w:rFonts w:ascii="Calibri"/>
          <w:b/>
          <w:sz w:val="28"/>
        </w:rPr>
      </w:pPr>
    </w:p>
    <w:p w14:paraId="5616803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fclose(fptr);</w:t>
      </w:r>
    </w:p>
    <w:p w14:paraId="38425D1B" w14:textId="77777777" w:rsidR="009224C8" w:rsidRPr="009224C8" w:rsidRDefault="009224C8" w:rsidP="009224C8">
      <w:pPr>
        <w:spacing w:before="187" w:line="372" w:lineRule="auto"/>
        <w:ind w:left="160" w:right="5755"/>
        <w:rPr>
          <w:rFonts w:ascii="Calibri"/>
          <w:b/>
          <w:sz w:val="28"/>
        </w:rPr>
      </w:pPr>
    </w:p>
    <w:p w14:paraId="64FAB0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remove(filename);</w:t>
      </w:r>
    </w:p>
    <w:p w14:paraId="004FE4E0" w14:textId="77777777" w:rsidR="009224C8" w:rsidRPr="009224C8" w:rsidRDefault="009224C8" w:rsidP="009224C8">
      <w:pPr>
        <w:spacing w:before="187" w:line="372" w:lineRule="auto"/>
        <w:ind w:left="160" w:right="5755"/>
        <w:rPr>
          <w:rFonts w:ascii="Calibri"/>
          <w:b/>
          <w:sz w:val="28"/>
        </w:rPr>
      </w:pPr>
    </w:p>
    <w:p w14:paraId="140C28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rename("temp",filename);</w:t>
      </w:r>
    </w:p>
    <w:p w14:paraId="317DD9B6" w14:textId="77777777" w:rsidR="009224C8" w:rsidRPr="009224C8" w:rsidRDefault="009224C8" w:rsidP="009224C8">
      <w:pPr>
        <w:spacing w:before="187" w:line="372" w:lineRule="auto"/>
        <w:ind w:left="160" w:right="5755"/>
        <w:rPr>
          <w:rFonts w:ascii="Calibri"/>
          <w:b/>
          <w:sz w:val="28"/>
        </w:rPr>
      </w:pPr>
    </w:p>
    <w:p w14:paraId="4415ED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printf("\nDELETED SUCCESFULLY...");</w:t>
      </w:r>
    </w:p>
    <w:p w14:paraId="184301AA" w14:textId="77777777" w:rsidR="009224C8" w:rsidRPr="009224C8" w:rsidRDefault="009224C8" w:rsidP="009224C8">
      <w:pPr>
        <w:spacing w:before="187" w:line="372" w:lineRule="auto"/>
        <w:ind w:left="160" w:right="5755"/>
        <w:rPr>
          <w:rFonts w:ascii="Calibri"/>
          <w:b/>
          <w:sz w:val="28"/>
        </w:rPr>
      </w:pPr>
    </w:p>
    <w:p w14:paraId="5DA382A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64D89E87" w14:textId="77777777" w:rsidR="009224C8" w:rsidRPr="009224C8" w:rsidRDefault="009224C8" w:rsidP="009224C8">
      <w:pPr>
        <w:spacing w:before="187" w:line="372" w:lineRule="auto"/>
        <w:ind w:left="160" w:right="5755"/>
        <w:rPr>
          <w:rFonts w:ascii="Calibri"/>
          <w:b/>
          <w:sz w:val="28"/>
        </w:rPr>
      </w:pPr>
    </w:p>
    <w:p w14:paraId="65469B0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default:</w:t>
      </w:r>
    </w:p>
    <w:p w14:paraId="60B62A4A" w14:textId="77777777" w:rsidR="009224C8" w:rsidRPr="009224C8" w:rsidRDefault="009224C8" w:rsidP="009224C8">
      <w:pPr>
        <w:spacing w:before="187" w:line="372" w:lineRule="auto"/>
        <w:ind w:left="160" w:right="5755"/>
        <w:rPr>
          <w:rFonts w:ascii="Calibri"/>
          <w:b/>
          <w:sz w:val="28"/>
        </w:rPr>
      </w:pPr>
    </w:p>
    <w:p w14:paraId="4781556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printf("\n\tYOU ENTERED WRONG CHOICE");</w:t>
      </w:r>
    </w:p>
    <w:p w14:paraId="47B69900" w14:textId="77777777" w:rsidR="009224C8" w:rsidRPr="009224C8" w:rsidRDefault="009224C8" w:rsidP="009224C8">
      <w:pPr>
        <w:spacing w:before="187" w:line="372" w:lineRule="auto"/>
        <w:ind w:left="160" w:right="5755"/>
        <w:rPr>
          <w:rFonts w:ascii="Calibri"/>
          <w:b/>
          <w:sz w:val="28"/>
        </w:rPr>
      </w:pPr>
    </w:p>
    <w:p w14:paraId="4318788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1CD3CF19" w14:textId="77777777" w:rsidR="009224C8" w:rsidRPr="009224C8" w:rsidRDefault="009224C8" w:rsidP="009224C8">
      <w:pPr>
        <w:spacing w:before="187" w:line="372" w:lineRule="auto"/>
        <w:ind w:left="160" w:right="5755"/>
        <w:rPr>
          <w:rFonts w:ascii="Calibri"/>
          <w:b/>
          <w:sz w:val="28"/>
        </w:rPr>
      </w:pPr>
    </w:p>
    <w:p w14:paraId="04BCAA9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4E8C7F5" w14:textId="77777777" w:rsidR="009224C8" w:rsidRPr="009224C8" w:rsidRDefault="009224C8" w:rsidP="009224C8">
      <w:pPr>
        <w:spacing w:before="187" w:line="372" w:lineRule="auto"/>
        <w:ind w:left="160" w:right="5755"/>
        <w:rPr>
          <w:rFonts w:ascii="Calibri"/>
          <w:b/>
          <w:sz w:val="28"/>
        </w:rPr>
      </w:pPr>
    </w:p>
    <w:p w14:paraId="014BD3D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50A2CF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while(choice&lt;1||choice&gt;2);</w:t>
      </w:r>
    </w:p>
    <w:p w14:paraId="026C5F2C" w14:textId="77777777" w:rsidR="009224C8" w:rsidRPr="009224C8" w:rsidRDefault="009224C8" w:rsidP="009224C8">
      <w:pPr>
        <w:spacing w:before="187" w:line="372" w:lineRule="auto"/>
        <w:ind w:left="160" w:right="5755"/>
        <w:rPr>
          <w:rFonts w:ascii="Calibri"/>
          <w:b/>
          <w:sz w:val="28"/>
        </w:rPr>
      </w:pPr>
    </w:p>
    <w:p w14:paraId="128BCC9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printf("\n\tDO YOU LIKE TO DELETE ANOTHER RECORD.(Y/N):");</w:t>
      </w:r>
    </w:p>
    <w:p w14:paraId="183479C7" w14:textId="77777777" w:rsidR="009224C8" w:rsidRPr="009224C8" w:rsidRDefault="009224C8" w:rsidP="009224C8">
      <w:pPr>
        <w:spacing w:before="187" w:line="372" w:lineRule="auto"/>
        <w:ind w:left="160" w:right="5755"/>
        <w:rPr>
          <w:rFonts w:ascii="Calibri"/>
          <w:b/>
          <w:sz w:val="28"/>
        </w:rPr>
      </w:pPr>
    </w:p>
    <w:p w14:paraId="3030854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fflush(stdin);</w:t>
      </w:r>
    </w:p>
    <w:p w14:paraId="50751722" w14:textId="77777777" w:rsidR="009224C8" w:rsidRPr="009224C8" w:rsidRDefault="009224C8" w:rsidP="009224C8">
      <w:pPr>
        <w:spacing w:before="187" w:line="372" w:lineRule="auto"/>
        <w:ind w:left="160" w:right="5755"/>
        <w:rPr>
          <w:rFonts w:ascii="Calibri"/>
          <w:b/>
          <w:sz w:val="28"/>
        </w:rPr>
      </w:pPr>
    </w:p>
    <w:p w14:paraId="37054B3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scanf("%c",&amp;another);</w:t>
      </w:r>
    </w:p>
    <w:p w14:paraId="612465D5" w14:textId="77777777" w:rsidR="009224C8" w:rsidRPr="009224C8" w:rsidRDefault="009224C8" w:rsidP="009224C8">
      <w:pPr>
        <w:spacing w:before="187" w:line="372" w:lineRule="auto"/>
        <w:ind w:left="160" w:right="5755"/>
        <w:rPr>
          <w:rFonts w:ascii="Calibri"/>
          <w:b/>
          <w:sz w:val="28"/>
        </w:rPr>
      </w:pPr>
    </w:p>
    <w:p w14:paraId="4C6394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338E04A" w14:textId="77777777" w:rsidR="009224C8" w:rsidRPr="009224C8" w:rsidRDefault="009224C8" w:rsidP="009224C8">
      <w:pPr>
        <w:spacing w:before="187" w:line="372" w:lineRule="auto"/>
        <w:ind w:left="160" w:right="5755"/>
        <w:rPr>
          <w:rFonts w:ascii="Calibri"/>
          <w:b/>
          <w:sz w:val="28"/>
        </w:rPr>
      </w:pPr>
    </w:p>
    <w:p w14:paraId="58012B1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printf("\n\n\tPRESS ANY KEY TO EXIT...");</w:t>
      </w:r>
    </w:p>
    <w:p w14:paraId="3FDF9BCD" w14:textId="77777777" w:rsidR="009224C8" w:rsidRPr="009224C8" w:rsidRDefault="009224C8" w:rsidP="009224C8">
      <w:pPr>
        <w:spacing w:before="187" w:line="372" w:lineRule="auto"/>
        <w:ind w:left="160" w:right="5755"/>
        <w:rPr>
          <w:rFonts w:ascii="Calibri"/>
          <w:b/>
          <w:sz w:val="28"/>
        </w:rPr>
      </w:pPr>
    </w:p>
    <w:p w14:paraId="0068DE0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getch();</w:t>
      </w:r>
    </w:p>
    <w:p w14:paraId="521A116D" w14:textId="77777777" w:rsidR="009224C8" w:rsidRPr="009224C8" w:rsidRDefault="009224C8" w:rsidP="009224C8">
      <w:pPr>
        <w:spacing w:before="187" w:line="372" w:lineRule="auto"/>
        <w:ind w:left="160" w:right="5755"/>
        <w:rPr>
          <w:rFonts w:ascii="Calibri"/>
          <w:b/>
          <w:sz w:val="28"/>
        </w:rPr>
      </w:pPr>
    </w:p>
    <w:p w14:paraId="4D1B518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2C1267A1" w14:textId="77777777" w:rsidR="009224C8" w:rsidRPr="009224C8" w:rsidRDefault="009224C8" w:rsidP="009224C8">
      <w:pPr>
        <w:spacing w:before="187" w:line="372" w:lineRule="auto"/>
        <w:ind w:left="160" w:right="5755"/>
        <w:rPr>
          <w:rFonts w:ascii="Calibri"/>
          <w:b/>
          <w:sz w:val="28"/>
        </w:rPr>
      </w:pPr>
    </w:p>
    <w:p w14:paraId="591E53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leapyear(int x){</w:t>
      </w:r>
    </w:p>
    <w:p w14:paraId="7B8737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if(x%4==0){</w:t>
      </w:r>
    </w:p>
    <w:p w14:paraId="0D5D293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if(x%100==0){</w:t>
      </w:r>
    </w:p>
    <w:p w14:paraId="4A02274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if(x%400==0){</w:t>
      </w:r>
    </w:p>
    <w:p w14:paraId="4FA9868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1;</w:t>
      </w:r>
    </w:p>
    <w:p w14:paraId="359B3B5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F4159D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291F8A8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0;</w:t>
      </w:r>
    </w:p>
    <w:p w14:paraId="3A11601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79F208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EB099C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1808A8B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1;</w:t>
      </w:r>
    </w:p>
    <w:p w14:paraId="1F3C144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EE36F7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63809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3ED0D16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0;</w:t>
      </w:r>
    </w:p>
    <w:p w14:paraId="6BFE6A2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1A3C5A0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1856870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calender()</w:t>
      </w:r>
    </w:p>
    <w:p w14:paraId="4A85D74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w:t>
      </w:r>
    </w:p>
    <w:p w14:paraId="0BA095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s;</w:t>
      </w:r>
    </w:p>
    <w:p w14:paraId="2A88167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f,k,m,d,c;</w:t>
      </w:r>
    </w:p>
    <w:p w14:paraId="41D2F71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int day,month,year,a1,a2,a3,res,yr,i,j,z,b;</w:t>
      </w:r>
    </w:p>
    <w:p w14:paraId="555E5D7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while(s!=0)</w:t>
      </w:r>
    </w:p>
    <w:p w14:paraId="203365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t>{</w:t>
      </w:r>
    </w:p>
    <w:p w14:paraId="6EDC354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printf("Enter 1 for English calendar:\nEnter 2 for Telugu calendar:\nEnter 0 to exit:\n");</w:t>
      </w:r>
    </w:p>
    <w:p w14:paraId="10F508F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scanf("%d",&amp;s);</w:t>
      </w:r>
    </w:p>
    <w:p w14:paraId="23659E4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C77077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p>
    <w:p w14:paraId="4D66B7C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if(s==1){</w:t>
      </w:r>
    </w:p>
    <w:p w14:paraId="78A5FD3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printf("\nYear:");</w:t>
      </w:r>
    </w:p>
    <w:p w14:paraId="12EF838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scanf("%d",&amp;year);</w:t>
      </w:r>
    </w:p>
    <w:p w14:paraId="0996224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ab/>
      </w:r>
      <w:r w:rsidRPr="009224C8">
        <w:rPr>
          <w:rFonts w:ascii="Calibri"/>
          <w:b/>
          <w:sz w:val="28"/>
        </w:rPr>
        <w:tab/>
      </w:r>
      <w:r w:rsidRPr="009224C8">
        <w:rPr>
          <w:rFonts w:ascii="Calibri"/>
          <w:b/>
          <w:sz w:val="28"/>
        </w:rPr>
        <w:tab/>
      </w:r>
      <w:r w:rsidRPr="009224C8">
        <w:rPr>
          <w:rFonts w:ascii="Calibri"/>
          <w:b/>
          <w:sz w:val="28"/>
        </w:rPr>
        <w:tab/>
        <w:t>printf("\nMonth:");</w:t>
      </w:r>
    </w:p>
    <w:p w14:paraId="5FAD827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scanf("%d",&amp;month);</w:t>
      </w:r>
    </w:p>
    <w:p w14:paraId="1E71E69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printf("\n\n\t");</w:t>
      </w:r>
    </w:p>
    <w:p w14:paraId="12A7276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if(month==1){</w:t>
      </w:r>
    </w:p>
    <w:p w14:paraId="319ECB3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printf("\tJanuary");</w:t>
      </w:r>
    </w:p>
    <w:p w14:paraId="33E6FD6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F94655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if(month==2){</w:t>
      </w:r>
    </w:p>
    <w:p w14:paraId="3B01477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printf("\tFebruary");</w:t>
      </w:r>
    </w:p>
    <w:p w14:paraId="3B1ED62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909712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if(month==3){</w:t>
      </w:r>
    </w:p>
    <w:p w14:paraId="6A47A63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printf("\tMarch");</w:t>
      </w:r>
    </w:p>
    <w:p w14:paraId="59C1324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3B37A0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if(month==4){</w:t>
      </w:r>
    </w:p>
    <w:p w14:paraId="775D586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printf("\tApril");</w:t>
      </w:r>
    </w:p>
    <w:p w14:paraId="5314420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B36CB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if(month==5){</w:t>
      </w:r>
    </w:p>
    <w:p w14:paraId="101E8BF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printf("\tMay");</w:t>
      </w:r>
    </w:p>
    <w:p w14:paraId="7EEC692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E8B08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else if(month==6){</w:t>
      </w:r>
    </w:p>
    <w:p w14:paraId="46E4834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printf("\tJune");</w:t>
      </w:r>
    </w:p>
    <w:p w14:paraId="478D7C4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9E4C9A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if(month==7){</w:t>
      </w:r>
    </w:p>
    <w:p w14:paraId="791968D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printf("\tJuly");</w:t>
      </w:r>
    </w:p>
    <w:p w14:paraId="5ED87B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1FAD45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if(month==8){</w:t>
      </w:r>
    </w:p>
    <w:p w14:paraId="7EB15A7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printf("\tAugust");</w:t>
      </w:r>
    </w:p>
    <w:p w14:paraId="74E82B9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9DC5D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if(month==9){</w:t>
      </w:r>
    </w:p>
    <w:p w14:paraId="6600980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printf("\tSeptember");</w:t>
      </w:r>
    </w:p>
    <w:p w14:paraId="3FD4C9F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153D90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if(month==10){</w:t>
      </w:r>
    </w:p>
    <w:p w14:paraId="68B9970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printf("\tOctober");</w:t>
      </w:r>
    </w:p>
    <w:p w14:paraId="32E44EF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BB769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if(month==11){</w:t>
      </w:r>
    </w:p>
    <w:p w14:paraId="4664822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printf("\tNovember");</w:t>
      </w:r>
    </w:p>
    <w:p w14:paraId="18E2B1D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BCC84F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if(month==12){</w:t>
      </w:r>
    </w:p>
    <w:p w14:paraId="001653C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printf("\tDecember");</w:t>
      </w:r>
    </w:p>
    <w:p w14:paraId="73997E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62A7C87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%d\n\n",year);</w:t>
      </w:r>
    </w:p>
    <w:p w14:paraId="59C2F19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SUN   MON   TUE   WED   THU   FRI   SAT\n\n");</w:t>
      </w:r>
    </w:p>
    <w:p w14:paraId="26BA548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if(month==1){</w:t>
      </w:r>
    </w:p>
    <w:p w14:paraId="554A1E8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m=11;</w:t>
      </w:r>
    </w:p>
    <w:p w14:paraId="1783010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d=(year%100)-1;</w:t>
      </w:r>
    </w:p>
    <w:p w14:paraId="17CC5D4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622B1C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if(month==2){</w:t>
      </w:r>
    </w:p>
    <w:p w14:paraId="4C09E77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m=12;</w:t>
      </w:r>
    </w:p>
    <w:p w14:paraId="3302B75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d=(year%100)-1;</w:t>
      </w:r>
    </w:p>
    <w:p w14:paraId="0A3FA9D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76484C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764601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m=month-2;</w:t>
      </w:r>
    </w:p>
    <w:p w14:paraId="76C31B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d=year%100;</w:t>
      </w:r>
    </w:p>
    <w:p w14:paraId="35F5C8A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11EFFD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c=year/100;</w:t>
      </w:r>
    </w:p>
    <w:p w14:paraId="0D49A0C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a1=(13*m-1)/5;</w:t>
      </w:r>
    </w:p>
    <w:p w14:paraId="5CAA3C6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a2=d/4;</w:t>
      </w:r>
    </w:p>
    <w:p w14:paraId="09DB044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a3=c/4;</w:t>
      </w:r>
    </w:p>
    <w:p w14:paraId="32408DC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f=1+a1+d+a2+a3-2*c;</w:t>
      </w:r>
    </w:p>
    <w:p w14:paraId="718C180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if(f&gt;=0){</w:t>
      </w:r>
    </w:p>
    <w:p w14:paraId="2681E33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res=f%7;</w:t>
      </w:r>
    </w:p>
    <w:p w14:paraId="5FF66A6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B5CDED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w:t>
      </w:r>
    </w:p>
    <w:p w14:paraId="04DCB2E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res=(f%7)+7;</w:t>
      </w:r>
    </w:p>
    <w:p w14:paraId="21C7D32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9FC88D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z=1;</w:t>
      </w:r>
    </w:p>
    <w:p w14:paraId="381960E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for(i=0;i&lt;6;i++){</w:t>
      </w:r>
    </w:p>
    <w:p w14:paraId="40A6CFB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if(i==0){</w:t>
      </w:r>
    </w:p>
    <w:p w14:paraId="5A7A6A0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for(j=0;j&lt;7;j++){</w:t>
      </w:r>
    </w:p>
    <w:p w14:paraId="254184C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if(j==res){</w:t>
      </w:r>
    </w:p>
    <w:p w14:paraId="5D8E922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%3d ",z);</w:t>
      </w:r>
    </w:p>
    <w:p w14:paraId="418A3BF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res++;</w:t>
      </w:r>
    </w:p>
    <w:p w14:paraId="6F2C0D8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z++;</w:t>
      </w:r>
    </w:p>
    <w:p w14:paraId="080F21B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78C920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76CB647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w:t>
      </w:r>
    </w:p>
    <w:p w14:paraId="73D948F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1D05C8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17AA78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printf("\n\n");</w:t>
      </w:r>
    </w:p>
    <w:p w14:paraId="397A6D1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8B8E7C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58A0628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for(b=0;b&lt;7;b++){</w:t>
      </w:r>
    </w:p>
    <w:p w14:paraId="1BF0DFD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if(1==leapyear(year)){</w:t>
      </w:r>
    </w:p>
    <w:p w14:paraId="02C6F15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if(z==30 &amp;&amp; m==12){</w:t>
      </w:r>
    </w:p>
    <w:p w14:paraId="2524D0E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106FCA6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BB5762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B82F66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1A34DD9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if(z==29 &amp;&amp; m==12){</w:t>
      </w:r>
    </w:p>
    <w:p w14:paraId="7926890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5664C0B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24121A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7B4542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if(z==31 &amp;&amp; (m==2 || m==4 || m==7 || m==9)){</w:t>
      </w:r>
    </w:p>
    <w:p w14:paraId="6C0DA31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6237001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30BAF6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if(z==32){</w:t>
      </w:r>
    </w:p>
    <w:p w14:paraId="2254C09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286DF18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1CD754C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%3d ",z);</w:t>
      </w:r>
    </w:p>
    <w:p w14:paraId="0BDC51D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z++;</w:t>
      </w:r>
    </w:p>
    <w:p w14:paraId="1E3CDFD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063945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w:t>
      </w:r>
    </w:p>
    <w:p w14:paraId="273FB78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26FDC8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86B186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F93211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if(s==2){</w:t>
      </w:r>
    </w:p>
    <w:p w14:paraId="3A68959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t xml:space="preserve">    printf("\nYear:");</w:t>
      </w:r>
    </w:p>
    <w:p w14:paraId="593FAAD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scanf("%d",&amp;year);</w:t>
      </w:r>
    </w:p>
    <w:p w14:paraId="7A8973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printf("\nMonth:");</w:t>
      </w:r>
    </w:p>
    <w:p w14:paraId="0615C38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scanf("%d",&amp;month);</w:t>
      </w:r>
    </w:p>
    <w:p w14:paraId="0BFB9F1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r w:rsidRPr="009224C8">
        <w:rPr>
          <w:rFonts w:ascii="Calibri"/>
          <w:b/>
          <w:sz w:val="28"/>
        </w:rPr>
        <w:tab/>
      </w:r>
      <w:r w:rsidRPr="009224C8">
        <w:rPr>
          <w:rFonts w:ascii="Calibri"/>
          <w:b/>
          <w:sz w:val="28"/>
        </w:rPr>
        <w:tab/>
        <w:t>printf("\n\n\t");</w:t>
      </w:r>
    </w:p>
    <w:p w14:paraId="4F13D96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if(month==1){</w:t>
      </w:r>
    </w:p>
    <w:p w14:paraId="478905C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printf("\tMAAKHAMU");</w:t>
      </w:r>
    </w:p>
    <w:p w14:paraId="6EAFCC0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9332AD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else if(month==2){</w:t>
      </w:r>
    </w:p>
    <w:p w14:paraId="6AFF758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printf("\tPHAALGUNAMU");</w:t>
      </w:r>
    </w:p>
    <w:p w14:paraId="654C02A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00E6F0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if(month==3){</w:t>
      </w:r>
    </w:p>
    <w:p w14:paraId="34C709E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printf("\tCHAITHRAMU");</w:t>
      </w:r>
    </w:p>
    <w:p w14:paraId="52D3EE5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76C1A8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if(month==4){</w:t>
      </w:r>
    </w:p>
    <w:p w14:paraId="7942CEC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printf("\tVAISAAKHAMU");</w:t>
      </w:r>
    </w:p>
    <w:p w14:paraId="1304E1A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D50658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if(month==5){</w:t>
      </w:r>
    </w:p>
    <w:p w14:paraId="5052F06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printf("\tJYESHTTA");</w:t>
      </w:r>
    </w:p>
    <w:p w14:paraId="18DDD13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0B052D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if(month==6){</w:t>
      </w:r>
    </w:p>
    <w:p w14:paraId="5766175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printf("\tAASHAADHAMU");</w:t>
      </w:r>
    </w:p>
    <w:p w14:paraId="0299F7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7C986C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if(month==7){</w:t>
      </w:r>
    </w:p>
    <w:p w14:paraId="3944834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printf("\tSRAAVANAMU");</w:t>
      </w:r>
    </w:p>
    <w:p w14:paraId="146CCC0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CDBF9D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if(month==8){</w:t>
      </w:r>
    </w:p>
    <w:p w14:paraId="0E0C8A0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r w:rsidRPr="009224C8">
        <w:rPr>
          <w:rFonts w:ascii="Calibri"/>
          <w:b/>
          <w:sz w:val="28"/>
        </w:rPr>
        <w:lastRenderedPageBreak/>
        <w:t>printf("\tBHAADHRAPADAMU");</w:t>
      </w:r>
    </w:p>
    <w:p w14:paraId="12179E4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F20206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if(month==9){</w:t>
      </w:r>
    </w:p>
    <w:p w14:paraId="7E87C6A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printf("\tAASVEEYUJAMU");</w:t>
      </w:r>
    </w:p>
    <w:p w14:paraId="39DC566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4EB52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if(month==10){</w:t>
      </w:r>
    </w:p>
    <w:p w14:paraId="62BD9C3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printf("\tKAARTHIKAMU");</w:t>
      </w:r>
    </w:p>
    <w:p w14:paraId="1F1E9F1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4CAA05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if(month==11){</w:t>
      </w:r>
    </w:p>
    <w:p w14:paraId="1C75A85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printf("\tMAARGASEERSHAMU");</w:t>
      </w:r>
    </w:p>
    <w:p w14:paraId="68C79B6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CA2503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if(month==12){</w:t>
      </w:r>
    </w:p>
    <w:p w14:paraId="09EBD02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printf("\tPUSHYAMU");</w:t>
      </w:r>
    </w:p>
    <w:p w14:paraId="369D4C4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B83E6A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%d\n\n",year);</w:t>
      </w:r>
    </w:p>
    <w:p w14:paraId="1E35857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AAD   SOM   MAN   BUD   GUR   SUK   SAN\n\n");</w:t>
      </w:r>
    </w:p>
    <w:p w14:paraId="064E016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yr=year+594;</w:t>
      </w:r>
    </w:p>
    <w:p w14:paraId="799941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if(month==12){</w:t>
      </w:r>
    </w:p>
    <w:p w14:paraId="0781570B"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m=1;</w:t>
      </w:r>
    </w:p>
    <w:p w14:paraId="07F4EFA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d=yr%100;</w:t>
      </w:r>
    </w:p>
    <w:p w14:paraId="5A9B9FE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F525BE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359B7CF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m=month+1;</w:t>
      </w:r>
    </w:p>
    <w:p w14:paraId="2916BCD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d=(yr%100)-1;</w:t>
      </w:r>
    </w:p>
    <w:p w14:paraId="68586B0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30E2E2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c=yr/100;</w:t>
      </w:r>
    </w:p>
    <w:p w14:paraId="720E574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if(m==1){</w:t>
      </w:r>
    </w:p>
    <w:p w14:paraId="2B36297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a1=0;</w:t>
      </w:r>
    </w:p>
    <w:p w14:paraId="57E16D6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E2F0A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 if(m&gt;=2 &amp;&amp; m&lt;=7){</w:t>
      </w:r>
    </w:p>
    <w:p w14:paraId="6DC3A96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a1=3*m-4;</w:t>
      </w:r>
    </w:p>
    <w:p w14:paraId="0647876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12234F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1855AFB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a1=2*m+3;</w:t>
      </w:r>
    </w:p>
    <w:p w14:paraId="2A428866"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557787A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a2=d/4;</w:t>
      </w:r>
    </w:p>
    <w:p w14:paraId="659B3A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a3=c/4;</w:t>
      </w:r>
    </w:p>
    <w:p w14:paraId="0F1FAD79"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f=a1+d+a2+a3+4-2*c;</w:t>
      </w:r>
    </w:p>
    <w:p w14:paraId="4D4EA93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if(f%7&gt;=0){</w:t>
      </w:r>
    </w:p>
    <w:p w14:paraId="5DBD730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res=f%7;</w:t>
      </w:r>
    </w:p>
    <w:p w14:paraId="47F380A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39C6D9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03247C7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res=(f%7)+7;</w:t>
      </w:r>
    </w:p>
    <w:p w14:paraId="29C8AA5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23AB64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z=1;</w:t>
      </w:r>
    </w:p>
    <w:p w14:paraId="716F8BE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for(i=0;i&lt;6;i++){</w:t>
      </w:r>
    </w:p>
    <w:p w14:paraId="5F56C2A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if(i==0){</w:t>
      </w:r>
    </w:p>
    <w:p w14:paraId="1E777C0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for(j=0;j&lt;7;j++){</w:t>
      </w:r>
    </w:p>
    <w:p w14:paraId="68DE0B2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if(j==res){</w:t>
      </w:r>
    </w:p>
    <w:p w14:paraId="295FE07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%3d ",z);</w:t>
      </w:r>
    </w:p>
    <w:p w14:paraId="5E331F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res++;</w:t>
      </w:r>
    </w:p>
    <w:p w14:paraId="6A513AA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z++;</w:t>
      </w:r>
    </w:p>
    <w:p w14:paraId="494315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DA9D3C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672DC6F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      ");</w:t>
      </w:r>
    </w:p>
    <w:p w14:paraId="6235E2F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852032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D4F3FE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w:t>
      </w:r>
    </w:p>
    <w:p w14:paraId="3452D01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w:t>
      </w:r>
    </w:p>
    <w:p w14:paraId="6804E58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1EE6659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for(b=0;b&lt;7;b++){</w:t>
      </w:r>
    </w:p>
    <w:p w14:paraId="07D3AA13"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if(1==leapyear(yr)){</w:t>
      </w:r>
    </w:p>
    <w:p w14:paraId="5E303D11"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if(z==32 &amp;&amp; m==12){</w:t>
      </w:r>
    </w:p>
    <w:p w14:paraId="7BA3AEC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5175274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16712CC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ED0BC6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else{</w:t>
      </w:r>
    </w:p>
    <w:p w14:paraId="78D8353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if(z==31 &amp;&amp; m==12){</w:t>
      </w:r>
    </w:p>
    <w:p w14:paraId="197DBC7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07B32FD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04011F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34FD308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if(z==31 &amp;&amp; (m==1 || (m&gt;=7&amp;&amp;m&lt;=11))){</w:t>
      </w:r>
    </w:p>
    <w:p w14:paraId="703B8D0C"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379F041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6A6BB9A5"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if(z==32){</w:t>
      </w:r>
    </w:p>
    <w:p w14:paraId="41BDD4F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break;</w:t>
      </w:r>
    </w:p>
    <w:p w14:paraId="2AA0FD4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D20461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lastRenderedPageBreak/>
        <w:t xml:space="preserve">                    printf("  %3d ",z);</w:t>
      </w:r>
    </w:p>
    <w:p w14:paraId="5A2D788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z++;</w:t>
      </w:r>
    </w:p>
    <w:p w14:paraId="1D76D334"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72912FC7"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printf("\n\n");</w:t>
      </w:r>
    </w:p>
    <w:p w14:paraId="46E2E6D8"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09BEC88F"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t>}</w:t>
      </w:r>
    </w:p>
    <w:p w14:paraId="7720D27D"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4137FC9F" w14:textId="77777777" w:rsidR="009224C8" w:rsidRPr="009224C8" w:rsidRDefault="009224C8" w:rsidP="009224C8">
      <w:pPr>
        <w:spacing w:before="187" w:line="372" w:lineRule="auto"/>
        <w:ind w:left="160" w:right="5755"/>
        <w:rPr>
          <w:rFonts w:ascii="Calibri"/>
          <w:b/>
          <w:sz w:val="28"/>
        </w:rPr>
      </w:pPr>
    </w:p>
    <w:p w14:paraId="1BE3394E"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r w:rsidRPr="009224C8">
        <w:rPr>
          <w:rFonts w:ascii="Calibri"/>
          <w:b/>
          <w:sz w:val="28"/>
        </w:rPr>
        <w:tab/>
      </w:r>
    </w:p>
    <w:p w14:paraId="771A1B22"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ab/>
      </w:r>
    </w:p>
    <w:p w14:paraId="3F8FD13A"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}return 0;</w:t>
      </w:r>
    </w:p>
    <w:p w14:paraId="0B5A6AE0" w14:textId="77777777" w:rsidR="009224C8" w:rsidRPr="009224C8" w:rsidRDefault="009224C8" w:rsidP="009224C8">
      <w:pPr>
        <w:spacing w:before="187" w:line="372" w:lineRule="auto"/>
        <w:ind w:left="160" w:right="5755"/>
        <w:rPr>
          <w:rFonts w:ascii="Calibri"/>
          <w:b/>
          <w:sz w:val="28"/>
        </w:rPr>
      </w:pPr>
      <w:r w:rsidRPr="009224C8">
        <w:rPr>
          <w:rFonts w:ascii="Calibri"/>
          <w:b/>
          <w:sz w:val="28"/>
        </w:rPr>
        <w:t xml:space="preserve">    </w:t>
      </w:r>
    </w:p>
    <w:p w14:paraId="2E6A1B39" w14:textId="26C2CDD2" w:rsidR="00A701D4" w:rsidRDefault="009224C8" w:rsidP="009224C8">
      <w:pPr>
        <w:spacing w:before="187" w:line="372" w:lineRule="auto"/>
        <w:ind w:left="160" w:right="5755"/>
        <w:rPr>
          <w:ins w:id="293" w:author="Other Author" w:date="2020-12-22T12:03:00Z"/>
          <w:rFonts w:ascii="Calibri"/>
          <w:b/>
          <w:sz w:val="28"/>
        </w:rPr>
      </w:pPr>
      <w:r w:rsidRPr="009224C8">
        <w:rPr>
          <w:rFonts w:ascii="Calibri"/>
          <w:b/>
          <w:sz w:val="28"/>
        </w:rPr>
        <w:t>}</w:t>
      </w:r>
    </w:p>
    <w:p w14:paraId="37A337D1" w14:textId="77777777" w:rsidR="00A701D4" w:rsidRDefault="00A701D4">
      <w:pPr>
        <w:spacing w:line="372" w:lineRule="auto"/>
        <w:rPr>
          <w:ins w:id="294" w:author="Other Author" w:date="2020-12-22T12:03:00Z"/>
          <w:rFonts w:ascii="Calibri"/>
          <w:sz w:val="28"/>
        </w:rPr>
        <w:sectPr w:rsidR="00A701D4">
          <w:footerReference w:type="default" r:id="rId20"/>
          <w:pgSz w:w="11910" w:h="16840"/>
          <w:pgMar w:top="1400" w:right="200" w:bottom="1200" w:left="1280" w:header="0" w:footer="1000" w:gutter="0"/>
          <w:cols w:space="720"/>
        </w:sectPr>
      </w:pPr>
    </w:p>
    <w:p w14:paraId="0BA12C2A" w14:textId="77777777" w:rsidR="00A701D4" w:rsidRDefault="00A701D4">
      <w:pPr>
        <w:pStyle w:val="BodyText"/>
        <w:spacing w:before="2"/>
        <w:rPr>
          <w:ins w:id="302" w:author="Other Author" w:date="2020-12-22T12:03:00Z"/>
          <w:rFonts w:ascii="Calibri"/>
          <w:b/>
          <w:sz w:val="17"/>
        </w:rPr>
      </w:pPr>
    </w:p>
    <w:p w14:paraId="4127F590" w14:textId="77777777" w:rsidR="00A701D4" w:rsidRDefault="006350B7">
      <w:pPr>
        <w:pStyle w:val="Heading3"/>
        <w:numPr>
          <w:ilvl w:val="1"/>
          <w:numId w:val="8"/>
        </w:numPr>
        <w:tabs>
          <w:tab w:val="left" w:pos="1121"/>
        </w:tabs>
        <w:spacing w:before="90"/>
        <w:ind w:left="1120" w:hanging="361"/>
        <w:rPr>
          <w:ins w:id="303" w:author="Other Author" w:date="2020-12-22T12:03:00Z"/>
        </w:rPr>
      </w:pPr>
      <w:ins w:id="304" w:author="Other Author" w:date="2020-12-22T12:03:00Z">
        <w:r>
          <w:t>Testing</w:t>
        </w:r>
      </w:ins>
    </w:p>
    <w:p w14:paraId="350478E5" w14:textId="77777777" w:rsidR="00A701D4" w:rsidRDefault="00A701D4">
      <w:pPr>
        <w:pStyle w:val="BodyText"/>
        <w:spacing w:before="10" w:after="1"/>
        <w:rPr>
          <w:ins w:id="305" w:author="Other Author" w:date="2020-12-22T12:03:00Z"/>
          <w:b/>
          <w:sz w:val="15"/>
        </w:rPr>
      </w:pPr>
    </w:p>
    <w:p w14:paraId="0CCCCDDF" w14:textId="0B47A41C" w:rsidR="00A701D4" w:rsidRDefault="00A701D4" w:rsidP="00D40AE7">
      <w:pPr>
        <w:spacing w:before="176"/>
        <w:rPr>
          <w:ins w:id="306" w:author="Other Author" w:date="2020-12-22T12:03:00Z"/>
          <w:b/>
          <w:sz w:val="24"/>
        </w:rPr>
      </w:pPr>
    </w:p>
    <w:p w14:paraId="28029158" w14:textId="5B160E4A" w:rsidR="00A701D4" w:rsidRDefault="00A701D4">
      <w:pPr>
        <w:pStyle w:val="BodyText"/>
        <w:spacing w:before="5"/>
        <w:rPr>
          <w:ins w:id="307" w:author="Other Author" w:date="2020-12-22T12:03:00Z"/>
          <w:b/>
          <w:sz w:val="12"/>
        </w:rPr>
      </w:pPr>
    </w:p>
    <w:p w14:paraId="5CC7B11E" w14:textId="77777777" w:rsidR="00A701D4" w:rsidRDefault="00EE0AAF">
      <w:pPr>
        <w:rPr>
          <w:noProof/>
        </w:rPr>
      </w:pPr>
      <w:r>
        <w:rPr>
          <w:noProof/>
        </w:rPr>
        <w:drawing>
          <wp:inline distT="0" distB="0" distL="0" distR="0" wp14:anchorId="1390E6A7" wp14:editId="6EFB4981">
            <wp:extent cx="6623050" cy="372554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drawing>
          <wp:inline distT="0" distB="0" distL="0" distR="0" wp14:anchorId="38ED5901" wp14:editId="1DE8AA6A">
            <wp:extent cx="6623050" cy="37255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lastRenderedPageBreak/>
        <w:drawing>
          <wp:inline distT="0" distB="0" distL="0" distR="0" wp14:anchorId="047C4805" wp14:editId="1E199027">
            <wp:extent cx="6623050" cy="37255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drawing>
          <wp:inline distT="0" distB="0" distL="0" distR="0" wp14:anchorId="2EE39453" wp14:editId="01DD202B">
            <wp:extent cx="6623050" cy="37255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lastRenderedPageBreak/>
        <w:drawing>
          <wp:inline distT="0" distB="0" distL="0" distR="0" wp14:anchorId="6BBE09F1" wp14:editId="30987236">
            <wp:extent cx="6623050" cy="37255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drawing>
          <wp:inline distT="0" distB="0" distL="0" distR="0" wp14:anchorId="749061ED" wp14:editId="5CEC84A7">
            <wp:extent cx="6623050" cy="37255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lastRenderedPageBreak/>
        <w:drawing>
          <wp:inline distT="0" distB="0" distL="0" distR="0" wp14:anchorId="6209B935" wp14:editId="7360AFEE">
            <wp:extent cx="6623050" cy="37255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drawing>
          <wp:inline distT="0" distB="0" distL="0" distR="0" wp14:anchorId="2A1306B0" wp14:editId="21FA1067">
            <wp:extent cx="6623050" cy="37255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lastRenderedPageBreak/>
        <w:drawing>
          <wp:inline distT="0" distB="0" distL="0" distR="0" wp14:anchorId="36F45F03" wp14:editId="69C24EB4">
            <wp:extent cx="6623050" cy="372554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drawing>
          <wp:inline distT="0" distB="0" distL="0" distR="0" wp14:anchorId="57EDBE18" wp14:editId="5DAF2060">
            <wp:extent cx="6623050" cy="37255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r>
        <w:rPr>
          <w:noProof/>
        </w:rPr>
        <w:lastRenderedPageBreak/>
        <w:drawing>
          <wp:inline distT="0" distB="0" distL="0" distR="0" wp14:anchorId="56A28DE9" wp14:editId="576BB538">
            <wp:extent cx="6623050" cy="37255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23050" cy="3725545"/>
                    </a:xfrm>
                    <a:prstGeom prst="rect">
                      <a:avLst/>
                    </a:prstGeom>
                    <a:noFill/>
                    <a:ln>
                      <a:noFill/>
                    </a:ln>
                  </pic:spPr>
                </pic:pic>
              </a:graphicData>
            </a:graphic>
          </wp:inline>
        </w:drawing>
      </w:r>
    </w:p>
    <w:p w14:paraId="5C94EBF2" w14:textId="77777777" w:rsidR="00B50F58" w:rsidRPr="00B50F58" w:rsidRDefault="00B50F58" w:rsidP="00B50F58">
      <w:pPr>
        <w:rPr>
          <w:sz w:val="12"/>
        </w:rPr>
      </w:pPr>
    </w:p>
    <w:p w14:paraId="414720EB" w14:textId="77777777" w:rsidR="00B50F58" w:rsidRPr="00B50F58" w:rsidRDefault="00B50F58" w:rsidP="00B50F58">
      <w:pPr>
        <w:rPr>
          <w:sz w:val="12"/>
        </w:rPr>
      </w:pPr>
    </w:p>
    <w:p w14:paraId="41C87372" w14:textId="77777777" w:rsidR="00B50F58" w:rsidRPr="00B50F58" w:rsidRDefault="00B50F58" w:rsidP="00B50F58">
      <w:pPr>
        <w:rPr>
          <w:sz w:val="12"/>
        </w:rPr>
      </w:pPr>
    </w:p>
    <w:p w14:paraId="5491C61D" w14:textId="77777777" w:rsidR="00B50F58" w:rsidRPr="00B50F58" w:rsidRDefault="00B50F58" w:rsidP="00B50F58">
      <w:pPr>
        <w:rPr>
          <w:sz w:val="12"/>
        </w:rPr>
      </w:pPr>
    </w:p>
    <w:p w14:paraId="40EF6BF0" w14:textId="77777777" w:rsidR="00B50F58" w:rsidRPr="00B50F58" w:rsidRDefault="00B50F58" w:rsidP="00B50F58">
      <w:pPr>
        <w:rPr>
          <w:sz w:val="12"/>
        </w:rPr>
      </w:pPr>
    </w:p>
    <w:p w14:paraId="4F453D25" w14:textId="77777777" w:rsidR="00B50F58" w:rsidRPr="00B50F58" w:rsidRDefault="00B50F58" w:rsidP="00B50F58">
      <w:pPr>
        <w:rPr>
          <w:sz w:val="12"/>
        </w:rPr>
      </w:pPr>
    </w:p>
    <w:p w14:paraId="09107E81" w14:textId="77777777" w:rsidR="00B50F58" w:rsidRPr="00B50F58" w:rsidRDefault="00B50F58" w:rsidP="00B50F58">
      <w:pPr>
        <w:rPr>
          <w:sz w:val="12"/>
        </w:rPr>
      </w:pPr>
    </w:p>
    <w:p w14:paraId="06DC8F24" w14:textId="77777777" w:rsidR="00B50F58" w:rsidRPr="00B50F58" w:rsidRDefault="00B50F58" w:rsidP="00B50F58">
      <w:pPr>
        <w:rPr>
          <w:sz w:val="12"/>
        </w:rPr>
      </w:pPr>
    </w:p>
    <w:p w14:paraId="07E1F0D5" w14:textId="77777777" w:rsidR="00B50F58" w:rsidRPr="00B50F58" w:rsidRDefault="00B50F58" w:rsidP="00B50F58">
      <w:pPr>
        <w:rPr>
          <w:sz w:val="12"/>
        </w:rPr>
      </w:pPr>
    </w:p>
    <w:p w14:paraId="2AB6DED9" w14:textId="77777777" w:rsidR="00B50F58" w:rsidRPr="00B50F58" w:rsidRDefault="00B50F58" w:rsidP="00B50F58">
      <w:pPr>
        <w:rPr>
          <w:sz w:val="12"/>
        </w:rPr>
      </w:pPr>
    </w:p>
    <w:p w14:paraId="647D5E3E" w14:textId="77777777" w:rsidR="00B50F58" w:rsidRPr="00B50F58" w:rsidRDefault="00B50F58" w:rsidP="00B50F58">
      <w:pPr>
        <w:rPr>
          <w:sz w:val="12"/>
        </w:rPr>
      </w:pPr>
    </w:p>
    <w:p w14:paraId="562C9719" w14:textId="77777777" w:rsidR="00B50F58" w:rsidRPr="00B50F58" w:rsidRDefault="00B50F58" w:rsidP="00B50F58">
      <w:pPr>
        <w:rPr>
          <w:sz w:val="12"/>
        </w:rPr>
      </w:pPr>
    </w:p>
    <w:p w14:paraId="2516CCF8" w14:textId="77777777" w:rsidR="00B50F58" w:rsidRPr="00B50F58" w:rsidRDefault="00B50F58" w:rsidP="00B50F58">
      <w:pPr>
        <w:rPr>
          <w:sz w:val="12"/>
        </w:rPr>
      </w:pPr>
    </w:p>
    <w:p w14:paraId="0B67BE04" w14:textId="77777777" w:rsidR="00B50F58" w:rsidRDefault="00B50F58" w:rsidP="00B50F58">
      <w:pPr>
        <w:rPr>
          <w:noProof/>
        </w:rPr>
      </w:pPr>
    </w:p>
    <w:p w14:paraId="35A58A88" w14:textId="3C63E570" w:rsidR="00B50F58" w:rsidRDefault="002B6CAB" w:rsidP="00B50F58">
      <w:pPr>
        <w:rPr>
          <w:sz w:val="24"/>
          <w:szCs w:val="24"/>
        </w:rPr>
      </w:pPr>
      <w:r>
        <w:rPr>
          <w:sz w:val="24"/>
          <w:szCs w:val="24"/>
        </w:rPr>
        <w:t>Github Profile:</w:t>
      </w:r>
    </w:p>
    <w:p w14:paraId="5F65DBFE" w14:textId="61B58519" w:rsidR="002B6CAB" w:rsidRDefault="002B6CAB" w:rsidP="00B50F58">
      <w:pPr>
        <w:rPr>
          <w:sz w:val="24"/>
          <w:szCs w:val="24"/>
        </w:rPr>
      </w:pPr>
    </w:p>
    <w:p w14:paraId="0BC00A85" w14:textId="61603C26" w:rsidR="002B6CAB" w:rsidRDefault="002B6CAB" w:rsidP="00B50F58">
      <w:pPr>
        <w:rPr>
          <w:sz w:val="24"/>
          <w:szCs w:val="24"/>
        </w:rPr>
      </w:pPr>
    </w:p>
    <w:p w14:paraId="61322ED9" w14:textId="77777777" w:rsidR="00380805" w:rsidRDefault="00380805" w:rsidP="00380805">
      <w:pPr>
        <w:rPr>
          <w:rFonts w:cstheme="minorHAnsi"/>
          <w:sz w:val="24"/>
          <w:szCs w:val="24"/>
          <w:lang w:val="en-IN"/>
        </w:rPr>
      </w:pPr>
      <w:r>
        <w:rPr>
          <w:rFonts w:cstheme="minorHAnsi"/>
          <w:sz w:val="24"/>
          <w:szCs w:val="24"/>
          <w:lang w:val="en-IN"/>
        </w:rPr>
        <w:t>Name : Mohammed Abu Bakar Siddiq</w:t>
      </w:r>
    </w:p>
    <w:p w14:paraId="5D3C1EB6" w14:textId="77777777" w:rsidR="00380805" w:rsidRDefault="00380805" w:rsidP="00380805">
      <w:pPr>
        <w:rPr>
          <w:rFonts w:cstheme="minorHAnsi"/>
          <w:sz w:val="24"/>
          <w:szCs w:val="24"/>
          <w:lang w:val="en-IN"/>
        </w:rPr>
      </w:pPr>
      <w:r>
        <w:rPr>
          <w:rFonts w:cstheme="minorHAnsi"/>
          <w:sz w:val="24"/>
          <w:szCs w:val="24"/>
          <w:lang w:val="en-IN"/>
        </w:rPr>
        <w:t>Roll No: 1602-19-737-083</w:t>
      </w:r>
    </w:p>
    <w:p w14:paraId="66730AD3" w14:textId="77777777" w:rsidR="00380805" w:rsidRDefault="00380805" w:rsidP="00380805">
      <w:pPr>
        <w:rPr>
          <w:rFonts w:cstheme="minorHAnsi"/>
          <w:sz w:val="24"/>
          <w:szCs w:val="24"/>
          <w:lang w:val="en-IN"/>
        </w:rPr>
      </w:pPr>
      <w:r>
        <w:rPr>
          <w:rFonts w:cstheme="minorHAnsi"/>
          <w:sz w:val="24"/>
          <w:szCs w:val="24"/>
          <w:lang w:val="en-IN"/>
        </w:rPr>
        <w:t>Githhub profile:</w:t>
      </w:r>
      <w:r w:rsidRPr="00AA438A">
        <w:t xml:space="preserve"> </w:t>
      </w:r>
      <w:hyperlink r:id="rId32" w:history="1">
        <w:r w:rsidRPr="007364A4">
          <w:rPr>
            <w:rStyle w:val="Hyperlink"/>
            <w:rFonts w:cstheme="minorHAnsi"/>
            <w:sz w:val="24"/>
            <w:szCs w:val="24"/>
            <w:lang w:val="en-IN"/>
          </w:rPr>
          <w:t>https://github.com/ABSTwentyOne</w:t>
        </w:r>
      </w:hyperlink>
    </w:p>
    <w:p w14:paraId="66733144" w14:textId="77777777" w:rsidR="00380805" w:rsidRDefault="00380805" w:rsidP="00380805">
      <w:pPr>
        <w:rPr>
          <w:rFonts w:cstheme="minorHAnsi"/>
          <w:sz w:val="24"/>
          <w:szCs w:val="24"/>
          <w:lang w:val="en-IN"/>
        </w:rPr>
      </w:pPr>
    </w:p>
    <w:p w14:paraId="6C35FE21" w14:textId="77777777" w:rsidR="00380805" w:rsidRDefault="00380805" w:rsidP="00380805">
      <w:pPr>
        <w:rPr>
          <w:rFonts w:cstheme="minorHAnsi"/>
          <w:sz w:val="24"/>
          <w:szCs w:val="24"/>
          <w:lang w:val="en-IN"/>
        </w:rPr>
      </w:pPr>
      <w:r>
        <w:rPr>
          <w:rFonts w:cstheme="minorHAnsi"/>
          <w:sz w:val="24"/>
          <w:szCs w:val="24"/>
          <w:lang w:val="en-IN"/>
        </w:rPr>
        <w:t xml:space="preserve">Name : Sajjanapu Sricharan </w:t>
      </w:r>
    </w:p>
    <w:p w14:paraId="6E631E90" w14:textId="77777777" w:rsidR="00380805" w:rsidRDefault="00380805" w:rsidP="00380805">
      <w:pPr>
        <w:rPr>
          <w:rFonts w:cstheme="minorHAnsi"/>
          <w:sz w:val="24"/>
          <w:szCs w:val="24"/>
          <w:lang w:val="en-IN"/>
        </w:rPr>
      </w:pPr>
      <w:r>
        <w:rPr>
          <w:rFonts w:cstheme="minorHAnsi"/>
          <w:sz w:val="24"/>
          <w:szCs w:val="24"/>
          <w:lang w:val="en-IN"/>
        </w:rPr>
        <w:t>Roll No: 1602-19-737-112</w:t>
      </w:r>
    </w:p>
    <w:p w14:paraId="6B986DC6" w14:textId="77777777" w:rsidR="00380805" w:rsidRPr="00AA438A" w:rsidRDefault="00380805" w:rsidP="00380805">
      <w:pPr>
        <w:rPr>
          <w:rFonts w:cstheme="minorHAnsi"/>
          <w:sz w:val="24"/>
          <w:szCs w:val="24"/>
          <w:lang w:val="en-IN"/>
        </w:rPr>
      </w:pPr>
      <w:r>
        <w:rPr>
          <w:rFonts w:cstheme="minorHAnsi"/>
          <w:sz w:val="24"/>
          <w:szCs w:val="24"/>
          <w:lang w:val="en-IN"/>
        </w:rPr>
        <w:t xml:space="preserve">Githhub Profile: </w:t>
      </w:r>
      <w:r w:rsidRPr="007C7730">
        <w:rPr>
          <w:rFonts w:cstheme="minorHAnsi"/>
          <w:sz w:val="24"/>
          <w:szCs w:val="24"/>
          <w:lang w:val="en-IN"/>
        </w:rPr>
        <w:t>https://github.com/sricharan112</w:t>
      </w:r>
    </w:p>
    <w:p w14:paraId="43F0619C" w14:textId="77777777" w:rsidR="002B6CAB" w:rsidRPr="00B50F58" w:rsidRDefault="002B6CAB" w:rsidP="00B50F58">
      <w:pPr>
        <w:rPr>
          <w:sz w:val="24"/>
          <w:szCs w:val="24"/>
        </w:rPr>
      </w:pPr>
    </w:p>
    <w:p w14:paraId="058EB2B1" w14:textId="2AC04F76" w:rsidR="00B50F58" w:rsidRPr="00B50F58" w:rsidRDefault="00B50F58" w:rsidP="00B50F58">
      <w:pPr>
        <w:tabs>
          <w:tab w:val="left" w:pos="768"/>
        </w:tabs>
        <w:rPr>
          <w:ins w:id="308" w:author="Other Author" w:date="2020-12-22T12:03:00Z"/>
          <w:sz w:val="12"/>
        </w:rPr>
        <w:sectPr w:rsidR="00B50F58" w:rsidRPr="00B50F58">
          <w:pgSz w:w="11910" w:h="16840"/>
          <w:pgMar w:top="1580" w:right="200" w:bottom="1200" w:left="1280" w:header="0" w:footer="1000" w:gutter="0"/>
          <w:cols w:space="720"/>
        </w:sectPr>
      </w:pPr>
      <w:r>
        <w:rPr>
          <w:sz w:val="12"/>
        </w:rPr>
        <w:tab/>
      </w:r>
    </w:p>
    <w:p w14:paraId="51DEDB0C" w14:textId="77777777" w:rsidR="008C7C25" w:rsidRDefault="008C7C25">
      <w:pPr>
        <w:pStyle w:val="BodyText"/>
        <w:ind w:left="160"/>
      </w:pPr>
      <w:r>
        <w:lastRenderedPageBreak/>
        <w:t xml:space="preserve"> TESTING </w:t>
      </w:r>
    </w:p>
    <w:p w14:paraId="536B57E7" w14:textId="77777777" w:rsidR="008C7C25" w:rsidRDefault="008C7C25">
      <w:pPr>
        <w:pStyle w:val="BodyText"/>
        <w:ind w:left="160"/>
      </w:pPr>
    </w:p>
    <w:p w14:paraId="3FB34B17" w14:textId="6D864754" w:rsidR="008C7C25" w:rsidRPr="008C7C25" w:rsidRDefault="008C7C25">
      <w:pPr>
        <w:pStyle w:val="BodyText"/>
        <w:ind w:left="160"/>
        <w:rPr>
          <w:sz w:val="28"/>
          <w:szCs w:val="28"/>
        </w:rPr>
      </w:pPr>
      <w:r w:rsidRPr="008C7C25">
        <w:rPr>
          <w:sz w:val="28"/>
          <w:szCs w:val="28"/>
        </w:rPr>
        <w:t>Testing is a method to check whether the actual product matches the expected requirements and to ensure that the product is defect-free. This process involves execution of various parts of the product either using manual or automated tools. The purpose is to identify errors, gaps or missing requirements in contrast to the actual requirements.</w:t>
      </w:r>
    </w:p>
    <w:p w14:paraId="30D4A134" w14:textId="77777777" w:rsidR="008C7C25" w:rsidRPr="008C7C25" w:rsidRDefault="008C7C25">
      <w:pPr>
        <w:pStyle w:val="BodyText"/>
        <w:ind w:left="160"/>
        <w:rPr>
          <w:sz w:val="28"/>
          <w:szCs w:val="28"/>
        </w:rPr>
      </w:pPr>
    </w:p>
    <w:p w14:paraId="6E7486C8" w14:textId="77777777" w:rsidR="008C7C25" w:rsidRPr="008C7C25" w:rsidRDefault="008C7C25">
      <w:pPr>
        <w:pStyle w:val="BodyText"/>
        <w:ind w:left="160"/>
        <w:rPr>
          <w:sz w:val="28"/>
          <w:szCs w:val="28"/>
        </w:rPr>
      </w:pPr>
    </w:p>
    <w:p w14:paraId="131C6DA8" w14:textId="77777777" w:rsidR="008C7C25" w:rsidRPr="008C7C25" w:rsidRDefault="008C7C25">
      <w:pPr>
        <w:pStyle w:val="BodyText"/>
        <w:ind w:left="160"/>
        <w:rPr>
          <w:sz w:val="28"/>
          <w:szCs w:val="28"/>
        </w:rPr>
      </w:pPr>
    </w:p>
    <w:p w14:paraId="6A688551" w14:textId="77777777" w:rsidR="008C7C25" w:rsidRPr="008C7C25" w:rsidRDefault="008C7C25">
      <w:pPr>
        <w:pStyle w:val="BodyText"/>
        <w:ind w:left="160"/>
        <w:rPr>
          <w:sz w:val="28"/>
          <w:szCs w:val="28"/>
        </w:rPr>
      </w:pPr>
    </w:p>
    <w:p w14:paraId="1B6767F4" w14:textId="77777777" w:rsidR="008C7C25" w:rsidRPr="008C7C25" w:rsidRDefault="008C7C25">
      <w:pPr>
        <w:pStyle w:val="BodyText"/>
        <w:ind w:left="160"/>
        <w:rPr>
          <w:sz w:val="28"/>
          <w:szCs w:val="28"/>
        </w:rPr>
      </w:pPr>
    </w:p>
    <w:p w14:paraId="0246ACAF" w14:textId="77777777" w:rsidR="008C7C25" w:rsidRPr="008C7C25" w:rsidRDefault="008C7C25">
      <w:pPr>
        <w:pStyle w:val="BodyText"/>
        <w:ind w:left="160"/>
        <w:rPr>
          <w:sz w:val="28"/>
          <w:szCs w:val="28"/>
        </w:rPr>
      </w:pPr>
    </w:p>
    <w:p w14:paraId="09B48B15" w14:textId="77777777" w:rsidR="008C7C25" w:rsidRPr="008C7C25" w:rsidRDefault="008C7C25">
      <w:pPr>
        <w:pStyle w:val="BodyText"/>
        <w:ind w:left="160"/>
        <w:rPr>
          <w:sz w:val="28"/>
          <w:szCs w:val="28"/>
        </w:rPr>
      </w:pPr>
    </w:p>
    <w:p w14:paraId="4874E1B4" w14:textId="77777777" w:rsidR="008C7C25" w:rsidRPr="008C7C25" w:rsidRDefault="008C7C25">
      <w:pPr>
        <w:pStyle w:val="BodyText"/>
        <w:ind w:left="160"/>
        <w:rPr>
          <w:sz w:val="28"/>
          <w:szCs w:val="28"/>
        </w:rPr>
      </w:pPr>
      <w:r w:rsidRPr="008C7C25">
        <w:rPr>
          <w:sz w:val="28"/>
          <w:szCs w:val="28"/>
        </w:rPr>
        <w:t xml:space="preserve">  TEST PLAN</w:t>
      </w:r>
    </w:p>
    <w:p w14:paraId="6DAFE564" w14:textId="77777777" w:rsidR="008C7C25" w:rsidRPr="008C7C25" w:rsidRDefault="008C7C25">
      <w:pPr>
        <w:pStyle w:val="BodyText"/>
        <w:ind w:left="160"/>
        <w:rPr>
          <w:sz w:val="28"/>
          <w:szCs w:val="28"/>
        </w:rPr>
      </w:pPr>
    </w:p>
    <w:p w14:paraId="4E69DBFC" w14:textId="4703891D" w:rsidR="00A701D4" w:rsidRPr="008C7C25" w:rsidRDefault="008C7C25">
      <w:pPr>
        <w:pStyle w:val="BodyText"/>
        <w:ind w:left="160"/>
        <w:rPr>
          <w:ins w:id="309" w:author="Other Author" w:date="2020-12-22T12:03:00Z"/>
          <w:sz w:val="28"/>
          <w:szCs w:val="28"/>
        </w:rPr>
      </w:pPr>
      <w:r w:rsidRPr="008C7C25">
        <w:rPr>
          <w:sz w:val="28"/>
          <w:szCs w:val="28"/>
        </w:rPr>
        <w:t xml:space="preserve"> We approached testing our console application by analysing each module separately. First, we coded the requirements and then manually tested each feature present in the module to cover any gaps that might occur</w:t>
      </w:r>
    </w:p>
    <w:p w14:paraId="4E29286A" w14:textId="77777777" w:rsidR="00A701D4" w:rsidRPr="008C7C25" w:rsidRDefault="00A701D4">
      <w:pPr>
        <w:pStyle w:val="BodyText"/>
        <w:rPr>
          <w:ins w:id="310" w:author="Other Author" w:date="2020-12-22T12:03:00Z"/>
          <w:b/>
          <w:sz w:val="28"/>
          <w:szCs w:val="28"/>
        </w:rPr>
      </w:pPr>
    </w:p>
    <w:p w14:paraId="1C004A7E" w14:textId="77777777" w:rsidR="00A701D4" w:rsidRPr="008C7C25" w:rsidRDefault="00A701D4">
      <w:pPr>
        <w:pStyle w:val="BodyText"/>
        <w:rPr>
          <w:ins w:id="311" w:author="Other Author" w:date="2020-12-22T12:03:00Z"/>
          <w:b/>
          <w:sz w:val="28"/>
          <w:szCs w:val="28"/>
        </w:rPr>
      </w:pPr>
    </w:p>
    <w:p w14:paraId="52369166" w14:textId="4E101C2F" w:rsidR="00A701D4" w:rsidRPr="008C7C25" w:rsidRDefault="00A701D4">
      <w:pPr>
        <w:pStyle w:val="BodyText"/>
        <w:spacing w:before="5"/>
        <w:rPr>
          <w:ins w:id="312" w:author="Other Author" w:date="2020-12-22T12:03:00Z"/>
          <w:b/>
          <w:sz w:val="28"/>
          <w:szCs w:val="28"/>
        </w:rPr>
      </w:pPr>
    </w:p>
    <w:p w14:paraId="2956803E" w14:textId="77777777" w:rsidR="00A701D4" w:rsidRDefault="00A701D4">
      <w:pPr>
        <w:rPr>
          <w:sz w:val="11"/>
        </w:rPr>
      </w:pPr>
    </w:p>
    <w:p w14:paraId="4391A648" w14:textId="77777777" w:rsidR="0038046B" w:rsidRDefault="0038046B">
      <w:pPr>
        <w:rPr>
          <w:sz w:val="11"/>
        </w:rPr>
      </w:pPr>
    </w:p>
    <w:p w14:paraId="5030FAEF" w14:textId="77777777" w:rsidR="0038046B" w:rsidRPr="00BE0EC8" w:rsidRDefault="007F20D5">
      <w:pPr>
        <w:rPr>
          <w:sz w:val="32"/>
          <w:szCs w:val="32"/>
        </w:rPr>
      </w:pPr>
      <w:r w:rsidRPr="00BE0EC8">
        <w:rPr>
          <w:sz w:val="32"/>
          <w:szCs w:val="32"/>
        </w:rPr>
        <w:t>Conclusion And Future Work:</w:t>
      </w:r>
    </w:p>
    <w:p w14:paraId="5B69882B" w14:textId="77777777" w:rsidR="007F20D5" w:rsidRPr="00BE0EC8" w:rsidRDefault="007F20D5">
      <w:pPr>
        <w:rPr>
          <w:sz w:val="32"/>
          <w:szCs w:val="32"/>
        </w:rPr>
      </w:pPr>
    </w:p>
    <w:p w14:paraId="775289D9" w14:textId="77777777" w:rsidR="007F20D5" w:rsidRPr="00BE0EC8" w:rsidRDefault="007F20D5">
      <w:pPr>
        <w:rPr>
          <w:sz w:val="32"/>
          <w:szCs w:val="32"/>
        </w:rPr>
      </w:pPr>
    </w:p>
    <w:p w14:paraId="0FC9E9BB" w14:textId="77777777" w:rsidR="007F20D5" w:rsidRPr="00BE0EC8" w:rsidRDefault="007F20D5">
      <w:pPr>
        <w:rPr>
          <w:sz w:val="32"/>
          <w:szCs w:val="32"/>
        </w:rPr>
      </w:pPr>
    </w:p>
    <w:p w14:paraId="482F9F0D" w14:textId="77777777" w:rsidR="005637C1" w:rsidRPr="00BE0EC8" w:rsidRDefault="009A5C45">
      <w:pPr>
        <w:rPr>
          <w:sz w:val="32"/>
          <w:szCs w:val="32"/>
        </w:rPr>
      </w:pPr>
      <w:r w:rsidRPr="00BE0EC8">
        <w:rPr>
          <w:sz w:val="32"/>
          <w:szCs w:val="32"/>
        </w:rPr>
        <w:t xml:space="preserve">To conclude, </w:t>
      </w:r>
      <w:r w:rsidR="00C27D90" w:rsidRPr="00BE0EC8">
        <w:rPr>
          <w:sz w:val="32"/>
          <w:szCs w:val="32"/>
        </w:rPr>
        <w:t xml:space="preserve">we have built a platform where we can  use dairy and </w:t>
      </w:r>
      <w:r w:rsidR="00165976" w:rsidRPr="00BE0EC8">
        <w:rPr>
          <w:sz w:val="32"/>
          <w:szCs w:val="32"/>
        </w:rPr>
        <w:t xml:space="preserve">calender in single program with multiple languages. </w:t>
      </w:r>
      <w:r w:rsidR="007160BF" w:rsidRPr="00BE0EC8">
        <w:rPr>
          <w:sz w:val="32"/>
          <w:szCs w:val="32"/>
        </w:rPr>
        <w:t xml:space="preserve">The intention behind </w:t>
      </w:r>
      <w:r w:rsidR="00171218" w:rsidRPr="00BE0EC8">
        <w:rPr>
          <w:sz w:val="32"/>
          <w:szCs w:val="32"/>
        </w:rPr>
        <w:t xml:space="preserve">our project was that we wanted to create an app </w:t>
      </w:r>
      <w:r w:rsidR="006E21A8" w:rsidRPr="00BE0EC8">
        <w:rPr>
          <w:sz w:val="32"/>
          <w:szCs w:val="32"/>
        </w:rPr>
        <w:t>which can be used for multiple purposes. We</w:t>
      </w:r>
      <w:r w:rsidR="00607DDF" w:rsidRPr="00BE0EC8">
        <w:rPr>
          <w:sz w:val="32"/>
          <w:szCs w:val="32"/>
        </w:rPr>
        <w:t xml:space="preserve"> have</w:t>
      </w:r>
      <w:r w:rsidR="006E21A8" w:rsidRPr="00BE0EC8">
        <w:rPr>
          <w:sz w:val="32"/>
          <w:szCs w:val="32"/>
        </w:rPr>
        <w:t xml:space="preserve"> </w:t>
      </w:r>
      <w:r w:rsidR="00607DDF" w:rsidRPr="00BE0EC8">
        <w:rPr>
          <w:sz w:val="32"/>
          <w:szCs w:val="32"/>
        </w:rPr>
        <w:t xml:space="preserve">successfully </w:t>
      </w:r>
      <w:r w:rsidR="00E50481" w:rsidRPr="00BE0EC8">
        <w:rPr>
          <w:sz w:val="32"/>
          <w:szCs w:val="32"/>
        </w:rPr>
        <w:t>created , compiled and run the program.</w:t>
      </w:r>
    </w:p>
    <w:p w14:paraId="180D1EF0" w14:textId="77777777" w:rsidR="005637C1" w:rsidRPr="00BE0EC8" w:rsidRDefault="005637C1">
      <w:pPr>
        <w:rPr>
          <w:sz w:val="32"/>
          <w:szCs w:val="32"/>
        </w:rPr>
      </w:pPr>
    </w:p>
    <w:p w14:paraId="1274D6CA" w14:textId="21C5C037" w:rsidR="007F20D5" w:rsidRPr="00BE0EC8" w:rsidRDefault="00501523">
      <w:pPr>
        <w:rPr>
          <w:ins w:id="313" w:author="Other Author" w:date="2020-12-22T12:03:00Z"/>
          <w:sz w:val="32"/>
          <w:szCs w:val="32"/>
        </w:rPr>
        <w:sectPr w:rsidR="007F20D5" w:rsidRPr="00BE0EC8">
          <w:footerReference w:type="default" r:id="rId33"/>
          <w:pgSz w:w="11910" w:h="16840"/>
          <w:pgMar w:top="1420" w:right="200" w:bottom="1120" w:left="1280" w:header="0" w:footer="920" w:gutter="0"/>
          <w:pgNumType w:start="110"/>
          <w:cols w:space="720"/>
        </w:sectPr>
      </w:pPr>
      <w:r w:rsidRPr="00BE0EC8">
        <w:rPr>
          <w:sz w:val="32"/>
          <w:szCs w:val="32"/>
        </w:rPr>
        <w:t>In</w:t>
      </w:r>
      <w:r w:rsidR="005637C1" w:rsidRPr="00BE0EC8">
        <w:rPr>
          <w:sz w:val="32"/>
          <w:szCs w:val="32"/>
        </w:rPr>
        <w:t xml:space="preserve"> future by implementing more advanced security functions and graphics</w:t>
      </w:r>
      <w:r w:rsidR="00C832A8" w:rsidRPr="00BE0EC8">
        <w:rPr>
          <w:sz w:val="32"/>
          <w:szCs w:val="32"/>
        </w:rPr>
        <w:t xml:space="preserve"> UI </w:t>
      </w:r>
      <w:r w:rsidR="005637C1" w:rsidRPr="00BE0EC8">
        <w:rPr>
          <w:sz w:val="32"/>
          <w:szCs w:val="32"/>
        </w:rPr>
        <w:t xml:space="preserve"> </w:t>
      </w:r>
      <w:r w:rsidRPr="00BE0EC8">
        <w:rPr>
          <w:sz w:val="32"/>
          <w:szCs w:val="32"/>
        </w:rPr>
        <w:t>we can work on the project to develop for better version.</w:t>
      </w:r>
      <w:r w:rsidR="00607DDF" w:rsidRPr="00BE0EC8">
        <w:rPr>
          <w:sz w:val="32"/>
          <w:szCs w:val="32"/>
        </w:rPr>
        <w:t xml:space="preserve"> </w:t>
      </w:r>
    </w:p>
    <w:p w14:paraId="634B0124" w14:textId="77777777" w:rsidR="0076664D" w:rsidRDefault="0076664D" w:rsidP="0076664D">
      <w:pPr>
        <w:pStyle w:val="BodyText"/>
        <w:spacing w:before="6"/>
        <w:rPr>
          <w:sz w:val="26"/>
        </w:rPr>
      </w:pPr>
    </w:p>
    <w:p w14:paraId="4F779B2B" w14:textId="77777777" w:rsidR="0076664D" w:rsidRDefault="0076664D" w:rsidP="0076664D">
      <w:pPr>
        <w:pStyle w:val="Heading1"/>
        <w:spacing w:before="35"/>
        <w:ind w:left="1251"/>
        <w:jc w:val="center"/>
        <w:rPr>
          <w:rFonts w:ascii="Calibri"/>
        </w:rPr>
      </w:pPr>
      <w:r>
        <w:rPr>
          <w:rFonts w:ascii="Calibri"/>
        </w:rPr>
        <w:t>References</w:t>
      </w:r>
    </w:p>
    <w:p w14:paraId="3A889956" w14:textId="77777777" w:rsidR="0076664D" w:rsidRDefault="0076664D" w:rsidP="0076664D">
      <w:pPr>
        <w:pStyle w:val="BodyText"/>
        <w:spacing w:before="187"/>
        <w:ind w:left="160"/>
      </w:pPr>
      <w:r>
        <w:t>Reading and Writing data from and into csv file</w:t>
      </w:r>
    </w:p>
    <w:p w14:paraId="256F547B" w14:textId="77777777" w:rsidR="0076664D" w:rsidRDefault="00E4339B" w:rsidP="0076664D">
      <w:pPr>
        <w:spacing w:before="187"/>
        <w:ind w:left="160"/>
        <w:rPr>
          <w:b/>
          <w:sz w:val="24"/>
        </w:rPr>
      </w:pPr>
      <w:hyperlink r:id="rId34">
        <w:r w:rsidR="0076664D">
          <w:rPr>
            <w:b/>
            <w:color w:val="0462C1"/>
            <w:sz w:val="24"/>
            <w:u w:val="thick" w:color="0462C1"/>
          </w:rPr>
          <w:t>https://www.geeksforgeeks.org/csv-file-management-using-c/</w:t>
        </w:r>
      </w:hyperlink>
    </w:p>
    <w:p w14:paraId="3B08BD2A" w14:textId="77777777" w:rsidR="0076664D" w:rsidRDefault="0076664D" w:rsidP="0076664D">
      <w:pPr>
        <w:pStyle w:val="BodyText"/>
        <w:rPr>
          <w:b/>
          <w:sz w:val="20"/>
        </w:rPr>
      </w:pPr>
    </w:p>
    <w:p w14:paraId="594DBCDD" w14:textId="77777777" w:rsidR="0076664D" w:rsidRDefault="0076664D" w:rsidP="0076664D">
      <w:pPr>
        <w:pStyle w:val="BodyText"/>
        <w:rPr>
          <w:b/>
          <w:sz w:val="20"/>
        </w:rPr>
      </w:pPr>
    </w:p>
    <w:p w14:paraId="16534480" w14:textId="77777777" w:rsidR="0076664D" w:rsidRDefault="0076664D" w:rsidP="0076664D">
      <w:pPr>
        <w:pStyle w:val="BodyText"/>
        <w:spacing w:before="176"/>
        <w:ind w:left="160"/>
        <w:rPr>
          <w:rFonts w:ascii="Calibri"/>
        </w:rPr>
      </w:pPr>
      <w:r>
        <w:rPr>
          <w:rFonts w:ascii="Calibri"/>
        </w:rPr>
        <w:t>Stack Overflow (for debugging errors)</w:t>
      </w:r>
    </w:p>
    <w:p w14:paraId="1377B0A7" w14:textId="77777777" w:rsidR="0076664D" w:rsidRDefault="0076664D" w:rsidP="0076664D">
      <w:pPr>
        <w:spacing w:before="185"/>
        <w:ind w:left="160"/>
        <w:rPr>
          <w:rFonts w:ascii="Calibri"/>
          <w:b/>
          <w:sz w:val="24"/>
        </w:rPr>
      </w:pPr>
      <w:r>
        <w:rPr>
          <w:rFonts w:ascii="Calibri"/>
          <w:b/>
          <w:color w:val="4471C4"/>
          <w:sz w:val="24"/>
          <w:u w:val="single" w:color="4471C4"/>
        </w:rPr>
        <w:t>https://stackoverflow.com/</w:t>
      </w:r>
    </w:p>
    <w:p w14:paraId="396DE62E" w14:textId="5EC061E3" w:rsidR="00A701D4" w:rsidRDefault="00A701D4" w:rsidP="00D40AE7">
      <w:pPr>
        <w:spacing w:before="90"/>
        <w:rPr>
          <w:ins w:id="321" w:author="Other Author" w:date="2020-12-22T12:03:00Z"/>
          <w:b/>
          <w:sz w:val="24"/>
        </w:rPr>
      </w:pPr>
    </w:p>
    <w:p w14:paraId="4824394B" w14:textId="45A872AC" w:rsidR="00A701D4" w:rsidRDefault="00A701D4">
      <w:pPr>
        <w:pStyle w:val="BodyText"/>
        <w:spacing w:before="5"/>
        <w:rPr>
          <w:ins w:id="322" w:author="Other Author" w:date="2020-12-22T12:03:00Z"/>
          <w:b/>
          <w:sz w:val="12"/>
        </w:rPr>
      </w:pPr>
    </w:p>
    <w:p w14:paraId="30B6D022" w14:textId="77777777" w:rsidR="00A701D4" w:rsidRDefault="00A701D4">
      <w:pPr>
        <w:rPr>
          <w:ins w:id="323" w:author="Other Author" w:date="2020-12-22T12:03:00Z"/>
          <w:sz w:val="12"/>
        </w:rPr>
        <w:sectPr w:rsidR="00A701D4">
          <w:pgSz w:w="11910" w:h="16840"/>
          <w:pgMar w:top="1420" w:right="200" w:bottom="1120" w:left="1280" w:header="0" w:footer="920" w:gutter="0"/>
          <w:cols w:space="720"/>
        </w:sectPr>
      </w:pPr>
    </w:p>
    <w:p w14:paraId="13B2F3FF" w14:textId="77777777" w:rsidR="00A701D4" w:rsidRDefault="00A701D4">
      <w:pPr>
        <w:pStyle w:val="BodyText"/>
        <w:rPr>
          <w:ins w:id="324" w:author="Other Author" w:date="2020-12-22T12:03:00Z"/>
          <w:b/>
          <w:sz w:val="11"/>
        </w:rPr>
      </w:pPr>
    </w:p>
    <w:p w14:paraId="5347329C" w14:textId="77777777" w:rsidR="00A701D4" w:rsidRDefault="00A701D4">
      <w:pPr>
        <w:rPr>
          <w:ins w:id="325" w:author="Other Author" w:date="2020-12-22T12:03:00Z"/>
          <w:sz w:val="11"/>
        </w:rPr>
        <w:sectPr w:rsidR="00A701D4">
          <w:footerReference w:type="default" r:id="rId35"/>
          <w:pgSz w:w="11910" w:h="16840"/>
          <w:pgMar w:top="1420" w:right="200" w:bottom="1120" w:left="1280" w:header="0" w:footer="920" w:gutter="0"/>
          <w:cols w:space="720"/>
        </w:sectPr>
      </w:pPr>
    </w:p>
    <w:p w14:paraId="6D6D749E" w14:textId="311E8888" w:rsidR="00A701D4" w:rsidRDefault="00A701D4">
      <w:pPr>
        <w:pStyle w:val="BodyText"/>
        <w:ind w:left="160"/>
        <w:rPr>
          <w:ins w:id="333" w:author="Other Author" w:date="2020-12-22T12:03:00Z"/>
          <w:sz w:val="20"/>
        </w:rPr>
      </w:pPr>
    </w:p>
    <w:p w14:paraId="1B1FCB76" w14:textId="4F34A158" w:rsidR="00A701D4" w:rsidRDefault="00A701D4">
      <w:pPr>
        <w:pStyle w:val="BodyText"/>
        <w:spacing w:before="4"/>
        <w:rPr>
          <w:ins w:id="334" w:author="Other Author" w:date="2020-12-22T12:03:00Z"/>
          <w:b/>
          <w:sz w:val="14"/>
        </w:rPr>
      </w:pPr>
    </w:p>
    <w:p w14:paraId="2DCD1D4C" w14:textId="77777777" w:rsidR="00A701D4" w:rsidRDefault="00A701D4">
      <w:pPr>
        <w:pStyle w:val="BodyText"/>
        <w:spacing w:before="10"/>
        <w:rPr>
          <w:ins w:id="335" w:author="Other Author" w:date="2020-12-22T12:03:00Z"/>
          <w:b/>
          <w:sz w:val="11"/>
        </w:rPr>
      </w:pPr>
    </w:p>
    <w:p w14:paraId="30E9C5A0" w14:textId="77777777" w:rsidR="00A701D4" w:rsidRDefault="00A701D4">
      <w:pPr>
        <w:rPr>
          <w:ins w:id="336" w:author="Other Author" w:date="2020-12-22T12:03:00Z"/>
          <w:sz w:val="11"/>
        </w:rPr>
        <w:sectPr w:rsidR="00A701D4">
          <w:pgSz w:w="11910" w:h="16840"/>
          <w:pgMar w:top="1420" w:right="200" w:bottom="1120" w:left="1280" w:header="0" w:footer="920" w:gutter="0"/>
          <w:cols w:space="720"/>
        </w:sectPr>
      </w:pPr>
    </w:p>
    <w:p w14:paraId="134F5CE0" w14:textId="7C5CC70F" w:rsidR="00A701D4" w:rsidRDefault="00A701D4">
      <w:pPr>
        <w:pStyle w:val="BodyText"/>
        <w:ind w:left="160"/>
        <w:rPr>
          <w:ins w:id="337" w:author="Other Author" w:date="2020-12-22T12:03:00Z"/>
          <w:sz w:val="20"/>
        </w:rPr>
      </w:pPr>
    </w:p>
    <w:p w14:paraId="66AAB75E" w14:textId="4C8DF0D4" w:rsidR="00A701D4" w:rsidRDefault="00A701D4">
      <w:pPr>
        <w:pStyle w:val="BodyText"/>
        <w:spacing w:before="8"/>
        <w:rPr>
          <w:ins w:id="338" w:author="Other Author" w:date="2020-12-22T12:03:00Z"/>
          <w:b/>
          <w:sz w:val="13"/>
        </w:rPr>
      </w:pPr>
    </w:p>
    <w:p w14:paraId="3E49819E" w14:textId="77777777" w:rsidR="00A701D4" w:rsidRDefault="00A701D4">
      <w:pPr>
        <w:pStyle w:val="BodyText"/>
        <w:spacing w:before="2"/>
        <w:rPr>
          <w:ins w:id="339" w:author="Other Author" w:date="2020-12-22T12:03:00Z"/>
          <w:b/>
          <w:sz w:val="10"/>
        </w:rPr>
      </w:pPr>
    </w:p>
    <w:p w14:paraId="24FE5687" w14:textId="77777777" w:rsidR="00A701D4" w:rsidRDefault="00A701D4">
      <w:pPr>
        <w:rPr>
          <w:ins w:id="340" w:author="Other Author" w:date="2020-12-22T12:03:00Z"/>
          <w:sz w:val="10"/>
        </w:rPr>
        <w:sectPr w:rsidR="00A701D4">
          <w:pgSz w:w="11910" w:h="16840"/>
          <w:pgMar w:top="1420" w:right="200" w:bottom="1120" w:left="1280" w:header="0" w:footer="920" w:gutter="0"/>
          <w:cols w:space="720"/>
        </w:sectPr>
      </w:pPr>
    </w:p>
    <w:p w14:paraId="4C4A4180" w14:textId="34625CE2" w:rsidR="00A701D4" w:rsidRDefault="00A701D4">
      <w:pPr>
        <w:pStyle w:val="BodyText"/>
        <w:ind w:left="160"/>
        <w:rPr>
          <w:ins w:id="341" w:author="Other Author" w:date="2020-12-22T12:03:00Z"/>
          <w:sz w:val="20"/>
        </w:rPr>
      </w:pPr>
    </w:p>
    <w:p w14:paraId="57BF97C7" w14:textId="77777777" w:rsidR="00A701D4" w:rsidRDefault="00A701D4">
      <w:pPr>
        <w:pStyle w:val="BodyText"/>
        <w:rPr>
          <w:ins w:id="342" w:author="Other Author" w:date="2020-12-22T12:03:00Z"/>
          <w:b/>
          <w:sz w:val="20"/>
        </w:rPr>
      </w:pPr>
    </w:p>
    <w:p w14:paraId="6C2E83AF" w14:textId="77777777" w:rsidR="00A701D4" w:rsidRDefault="00A701D4">
      <w:pPr>
        <w:pStyle w:val="BodyText"/>
        <w:rPr>
          <w:ins w:id="343" w:author="Other Author" w:date="2020-12-22T12:03:00Z"/>
          <w:b/>
          <w:sz w:val="20"/>
        </w:rPr>
      </w:pPr>
    </w:p>
    <w:p w14:paraId="4F7EBAF9" w14:textId="040E51BC" w:rsidR="00A701D4" w:rsidRDefault="00A701D4">
      <w:pPr>
        <w:pStyle w:val="BodyText"/>
        <w:spacing w:before="10"/>
        <w:rPr>
          <w:ins w:id="344" w:author="Other Author" w:date="2020-12-22T12:03:00Z"/>
          <w:b/>
          <w:sz w:val="16"/>
        </w:rPr>
      </w:pPr>
    </w:p>
    <w:p w14:paraId="4BD7B999" w14:textId="77777777" w:rsidR="00A701D4" w:rsidRDefault="00A701D4">
      <w:pPr>
        <w:rPr>
          <w:ins w:id="345" w:author="Other Author" w:date="2020-12-22T12:03:00Z"/>
          <w:sz w:val="16"/>
        </w:rPr>
        <w:sectPr w:rsidR="00A701D4">
          <w:pgSz w:w="11910" w:h="16840"/>
          <w:pgMar w:top="1420" w:right="200" w:bottom="1120" w:left="1280" w:header="0" w:footer="920" w:gutter="0"/>
          <w:cols w:space="720"/>
        </w:sectPr>
      </w:pPr>
    </w:p>
    <w:p w14:paraId="2DF805F0" w14:textId="0F607FAA" w:rsidR="00A701D4" w:rsidRDefault="00A701D4">
      <w:pPr>
        <w:pStyle w:val="BodyText"/>
        <w:ind w:left="160"/>
        <w:rPr>
          <w:ins w:id="346" w:author="Other Author" w:date="2020-12-22T12:03:00Z"/>
          <w:sz w:val="20"/>
        </w:rPr>
      </w:pPr>
    </w:p>
    <w:p w14:paraId="1F089C7C" w14:textId="77777777" w:rsidR="00A701D4" w:rsidRDefault="00A701D4">
      <w:pPr>
        <w:pStyle w:val="BodyText"/>
        <w:rPr>
          <w:ins w:id="347" w:author="Other Author" w:date="2020-12-22T12:03:00Z"/>
          <w:b/>
          <w:sz w:val="20"/>
        </w:rPr>
      </w:pPr>
    </w:p>
    <w:p w14:paraId="286801C9" w14:textId="77777777" w:rsidR="00A701D4" w:rsidRDefault="00A701D4">
      <w:pPr>
        <w:pStyle w:val="BodyText"/>
        <w:rPr>
          <w:ins w:id="348" w:author="Other Author" w:date="2020-12-22T12:03:00Z"/>
          <w:b/>
          <w:sz w:val="20"/>
        </w:rPr>
      </w:pPr>
    </w:p>
    <w:p w14:paraId="39195376" w14:textId="72BE7377" w:rsidR="00A701D4" w:rsidRDefault="00A701D4">
      <w:pPr>
        <w:pStyle w:val="BodyText"/>
        <w:spacing w:before="2"/>
        <w:rPr>
          <w:ins w:id="349" w:author="Other Author" w:date="2020-12-22T12:03:00Z"/>
          <w:b/>
          <w:sz w:val="18"/>
        </w:rPr>
      </w:pPr>
    </w:p>
    <w:p w14:paraId="1BA3AEBC" w14:textId="77777777" w:rsidR="00A701D4" w:rsidRDefault="00A701D4">
      <w:pPr>
        <w:rPr>
          <w:ins w:id="350" w:author="Other Author" w:date="2020-12-22T12:03:00Z"/>
          <w:sz w:val="18"/>
        </w:rPr>
        <w:sectPr w:rsidR="00A701D4">
          <w:pgSz w:w="11910" w:h="16840"/>
          <w:pgMar w:top="1420" w:right="200" w:bottom="1120" w:left="1280" w:header="0" w:footer="920" w:gutter="0"/>
          <w:cols w:space="720"/>
        </w:sectPr>
      </w:pPr>
    </w:p>
    <w:p w14:paraId="7173261B" w14:textId="65C78576" w:rsidR="00A701D4" w:rsidRDefault="00A701D4">
      <w:pPr>
        <w:pStyle w:val="BodyText"/>
        <w:ind w:left="160"/>
        <w:rPr>
          <w:ins w:id="351" w:author="Other Author" w:date="2020-12-22T12:03:00Z"/>
          <w:sz w:val="20"/>
        </w:rPr>
      </w:pPr>
    </w:p>
    <w:p w14:paraId="6989C268" w14:textId="77777777" w:rsidR="00A701D4" w:rsidRDefault="00A701D4">
      <w:pPr>
        <w:pStyle w:val="BodyText"/>
        <w:rPr>
          <w:ins w:id="352" w:author="Other Author" w:date="2020-12-22T12:03:00Z"/>
          <w:b/>
          <w:sz w:val="20"/>
        </w:rPr>
      </w:pPr>
    </w:p>
    <w:p w14:paraId="64F3FF7F" w14:textId="77777777" w:rsidR="00A701D4" w:rsidRDefault="00A701D4">
      <w:pPr>
        <w:pStyle w:val="BodyText"/>
        <w:rPr>
          <w:ins w:id="353" w:author="Other Author" w:date="2020-12-22T12:03:00Z"/>
          <w:b/>
          <w:sz w:val="20"/>
        </w:rPr>
      </w:pPr>
    </w:p>
    <w:p w14:paraId="7F9DA4AB" w14:textId="5266C700" w:rsidR="00A701D4" w:rsidRDefault="00A701D4">
      <w:pPr>
        <w:pStyle w:val="BodyText"/>
        <w:spacing w:before="2"/>
        <w:rPr>
          <w:ins w:id="354" w:author="Other Author" w:date="2020-12-22T12:03:00Z"/>
          <w:b/>
          <w:sz w:val="18"/>
        </w:rPr>
      </w:pPr>
    </w:p>
    <w:p w14:paraId="5DC325C9" w14:textId="77777777" w:rsidR="00A701D4" w:rsidRDefault="00A701D4">
      <w:pPr>
        <w:pStyle w:val="BodyText"/>
        <w:rPr>
          <w:ins w:id="355" w:author="Other Author" w:date="2020-12-22T12:03:00Z"/>
          <w:b/>
          <w:sz w:val="20"/>
        </w:rPr>
      </w:pPr>
    </w:p>
    <w:p w14:paraId="228D7EFE" w14:textId="77777777" w:rsidR="00A701D4" w:rsidRDefault="00A701D4">
      <w:pPr>
        <w:pStyle w:val="BodyText"/>
        <w:rPr>
          <w:ins w:id="356" w:author="Other Author" w:date="2020-12-22T12:03:00Z"/>
          <w:b/>
          <w:sz w:val="20"/>
        </w:rPr>
      </w:pPr>
    </w:p>
    <w:p w14:paraId="349210EF" w14:textId="4BED32ED" w:rsidR="00B8571E" w:rsidRPr="00B8571E" w:rsidRDefault="00B8571E" w:rsidP="00B8571E">
      <w:pPr>
        <w:rPr>
          <w:del w:id="357" w:author="Other Author" w:date="2020-12-22T12:03:00Z"/>
          <w:sz w:val="24"/>
          <w:szCs w:val="24"/>
        </w:rPr>
      </w:pPr>
      <w:del w:id="358" w:author="Other Author" w:date="2020-12-22T12:03:00Z">
        <w:r w:rsidRPr="00B8571E">
          <w:rPr>
            <w:sz w:val="24"/>
            <w:szCs w:val="24"/>
          </w:rPr>
          <w:delText xml:space="preserve">                    }</w:delText>
        </w:r>
      </w:del>
    </w:p>
    <w:p w14:paraId="62A05E57" w14:textId="77777777" w:rsidR="00B8571E" w:rsidRPr="00B8571E" w:rsidRDefault="00B8571E" w:rsidP="00B8571E">
      <w:pPr>
        <w:rPr>
          <w:del w:id="359" w:author="Other Author" w:date="2020-12-22T12:03:00Z"/>
          <w:sz w:val="24"/>
          <w:szCs w:val="24"/>
        </w:rPr>
      </w:pPr>
      <w:del w:id="360" w:author="Other Author" w:date="2020-12-22T12:03:00Z">
        <w:r w:rsidRPr="00B8571E">
          <w:rPr>
            <w:sz w:val="24"/>
            <w:szCs w:val="24"/>
          </w:rPr>
          <w:delText xml:space="preserve">                    printf("  %3d ",z);</w:delText>
        </w:r>
      </w:del>
    </w:p>
    <w:p w14:paraId="3D500E51" w14:textId="77777777" w:rsidR="00B8571E" w:rsidRPr="00B8571E" w:rsidRDefault="00B8571E" w:rsidP="00B8571E">
      <w:pPr>
        <w:rPr>
          <w:del w:id="361" w:author="Other Author" w:date="2020-12-22T12:03:00Z"/>
          <w:sz w:val="24"/>
          <w:szCs w:val="24"/>
        </w:rPr>
      </w:pPr>
      <w:del w:id="362" w:author="Other Author" w:date="2020-12-22T12:03:00Z">
        <w:r w:rsidRPr="00B8571E">
          <w:rPr>
            <w:sz w:val="24"/>
            <w:szCs w:val="24"/>
          </w:rPr>
          <w:delText xml:space="preserve">                    z++;</w:delText>
        </w:r>
      </w:del>
    </w:p>
    <w:p w14:paraId="434203AE" w14:textId="77777777" w:rsidR="00B8571E" w:rsidRPr="00B8571E" w:rsidRDefault="00B8571E" w:rsidP="00B8571E">
      <w:pPr>
        <w:rPr>
          <w:del w:id="363" w:author="Other Author" w:date="2020-12-22T12:03:00Z"/>
          <w:sz w:val="24"/>
          <w:szCs w:val="24"/>
        </w:rPr>
      </w:pPr>
      <w:del w:id="364" w:author="Other Author" w:date="2020-12-22T12:03:00Z">
        <w:r w:rsidRPr="00B8571E">
          <w:rPr>
            <w:sz w:val="24"/>
            <w:szCs w:val="24"/>
          </w:rPr>
          <w:delText xml:space="preserve">                }</w:delText>
        </w:r>
      </w:del>
    </w:p>
    <w:p w14:paraId="56940446" w14:textId="77777777" w:rsidR="00B8571E" w:rsidRPr="00B8571E" w:rsidRDefault="00B8571E" w:rsidP="00B8571E">
      <w:pPr>
        <w:rPr>
          <w:del w:id="365" w:author="Other Author" w:date="2020-12-22T12:03:00Z"/>
          <w:sz w:val="24"/>
          <w:szCs w:val="24"/>
        </w:rPr>
      </w:pPr>
      <w:del w:id="366" w:author="Other Author" w:date="2020-12-22T12:03:00Z">
        <w:r w:rsidRPr="00B8571E">
          <w:rPr>
            <w:sz w:val="24"/>
            <w:szCs w:val="24"/>
          </w:rPr>
          <w:delText xml:space="preserve">                printf("\n\n");</w:delText>
        </w:r>
      </w:del>
    </w:p>
    <w:p w14:paraId="0774D803" w14:textId="77777777" w:rsidR="00B8571E" w:rsidRPr="00B8571E" w:rsidRDefault="00B8571E" w:rsidP="00B8571E">
      <w:pPr>
        <w:rPr>
          <w:del w:id="367" w:author="Other Author" w:date="2020-12-22T12:03:00Z"/>
          <w:sz w:val="24"/>
          <w:szCs w:val="24"/>
        </w:rPr>
      </w:pPr>
      <w:del w:id="368" w:author="Other Author" w:date="2020-12-22T12:03:00Z">
        <w:r w:rsidRPr="00B8571E">
          <w:rPr>
            <w:sz w:val="24"/>
            <w:szCs w:val="24"/>
          </w:rPr>
          <w:delText xml:space="preserve">                }</w:delText>
        </w:r>
      </w:del>
    </w:p>
    <w:p w14:paraId="288F91C1" w14:textId="77777777" w:rsidR="00B8571E" w:rsidRPr="00B8571E" w:rsidRDefault="00B8571E" w:rsidP="00B8571E">
      <w:pPr>
        <w:rPr>
          <w:del w:id="369" w:author="Other Author" w:date="2020-12-22T12:03:00Z"/>
          <w:sz w:val="24"/>
          <w:szCs w:val="24"/>
        </w:rPr>
      </w:pPr>
      <w:del w:id="370" w:author="Other Author" w:date="2020-12-22T12:03:00Z">
        <w:r w:rsidRPr="00B8571E">
          <w:rPr>
            <w:sz w:val="24"/>
            <w:szCs w:val="24"/>
          </w:rPr>
          <w:tab/>
        </w:r>
        <w:r w:rsidRPr="00B8571E">
          <w:rPr>
            <w:sz w:val="24"/>
            <w:szCs w:val="24"/>
          </w:rPr>
          <w:tab/>
          <w:delText>}</w:delText>
        </w:r>
      </w:del>
    </w:p>
    <w:p w14:paraId="26D76877" w14:textId="77777777" w:rsidR="00B8571E" w:rsidRPr="00B8571E" w:rsidRDefault="00B8571E" w:rsidP="00B8571E">
      <w:pPr>
        <w:rPr>
          <w:del w:id="371" w:author="Other Author" w:date="2020-12-22T12:03:00Z"/>
          <w:sz w:val="24"/>
          <w:szCs w:val="24"/>
        </w:rPr>
      </w:pPr>
      <w:del w:id="372" w:author="Other Author" w:date="2020-12-22T12:03:00Z">
        <w:r w:rsidRPr="00B8571E">
          <w:rPr>
            <w:sz w:val="24"/>
            <w:szCs w:val="24"/>
          </w:rPr>
          <w:delText xml:space="preserve">        }</w:delText>
        </w:r>
      </w:del>
    </w:p>
    <w:p w14:paraId="30CF5E6B" w14:textId="77777777" w:rsidR="00B8571E" w:rsidRPr="00B8571E" w:rsidRDefault="00B8571E" w:rsidP="00B8571E">
      <w:pPr>
        <w:rPr>
          <w:del w:id="373" w:author="Other Author" w:date="2020-12-22T12:03:00Z"/>
          <w:sz w:val="24"/>
          <w:szCs w:val="24"/>
        </w:rPr>
      </w:pPr>
    </w:p>
    <w:p w14:paraId="1E6609C3" w14:textId="77777777" w:rsidR="00B8571E" w:rsidRPr="00B8571E" w:rsidRDefault="00B8571E" w:rsidP="00B8571E">
      <w:pPr>
        <w:rPr>
          <w:del w:id="374" w:author="Other Author" w:date="2020-12-22T12:03:00Z"/>
          <w:sz w:val="24"/>
          <w:szCs w:val="24"/>
        </w:rPr>
      </w:pPr>
      <w:del w:id="375" w:author="Other Author" w:date="2020-12-22T12:03:00Z">
        <w:r w:rsidRPr="00B8571E">
          <w:rPr>
            <w:sz w:val="24"/>
            <w:szCs w:val="24"/>
          </w:rPr>
          <w:tab/>
        </w:r>
        <w:r w:rsidRPr="00B8571E">
          <w:rPr>
            <w:sz w:val="24"/>
            <w:szCs w:val="24"/>
          </w:rPr>
          <w:tab/>
        </w:r>
      </w:del>
    </w:p>
    <w:p w14:paraId="4B913DFA" w14:textId="77777777" w:rsidR="00B8571E" w:rsidRPr="00B8571E" w:rsidRDefault="00B8571E" w:rsidP="00B8571E">
      <w:pPr>
        <w:rPr>
          <w:del w:id="376" w:author="Other Author" w:date="2020-12-22T12:03:00Z"/>
          <w:sz w:val="24"/>
          <w:szCs w:val="24"/>
        </w:rPr>
      </w:pPr>
      <w:del w:id="377" w:author="Other Author" w:date="2020-12-22T12:03:00Z">
        <w:r w:rsidRPr="00B8571E">
          <w:rPr>
            <w:sz w:val="24"/>
            <w:szCs w:val="24"/>
          </w:rPr>
          <w:tab/>
        </w:r>
      </w:del>
    </w:p>
    <w:p w14:paraId="1E038C3E" w14:textId="77777777" w:rsidR="00B8571E" w:rsidRPr="00B8571E" w:rsidRDefault="00B8571E" w:rsidP="00B8571E">
      <w:pPr>
        <w:rPr>
          <w:del w:id="378" w:author="Other Author" w:date="2020-12-22T12:03:00Z"/>
          <w:sz w:val="24"/>
          <w:szCs w:val="24"/>
        </w:rPr>
      </w:pPr>
      <w:del w:id="379" w:author="Other Author" w:date="2020-12-22T12:03:00Z">
        <w:r w:rsidRPr="00B8571E">
          <w:rPr>
            <w:sz w:val="24"/>
            <w:szCs w:val="24"/>
          </w:rPr>
          <w:delText xml:space="preserve">    }return 0;</w:delText>
        </w:r>
      </w:del>
    </w:p>
    <w:p w14:paraId="0927F9FF" w14:textId="77777777" w:rsidR="00B8571E" w:rsidRPr="00B8571E" w:rsidRDefault="00B8571E" w:rsidP="00B8571E">
      <w:pPr>
        <w:rPr>
          <w:del w:id="380" w:author="Other Author" w:date="2020-12-22T12:03:00Z"/>
          <w:sz w:val="24"/>
          <w:szCs w:val="24"/>
        </w:rPr>
      </w:pPr>
      <w:del w:id="381" w:author="Other Author" w:date="2020-12-22T12:03:00Z">
        <w:r w:rsidRPr="00B8571E">
          <w:rPr>
            <w:sz w:val="24"/>
            <w:szCs w:val="24"/>
          </w:rPr>
          <w:delText xml:space="preserve">    </w:delText>
        </w:r>
      </w:del>
    </w:p>
    <w:p w14:paraId="00EE25E2" w14:textId="77777777" w:rsidR="00B8571E" w:rsidRDefault="00B8571E" w:rsidP="00B8571E">
      <w:pPr>
        <w:rPr>
          <w:del w:id="382" w:author="Other Author" w:date="2020-12-22T12:03:00Z"/>
          <w:sz w:val="24"/>
          <w:szCs w:val="24"/>
        </w:rPr>
      </w:pPr>
      <w:del w:id="383" w:author="Other Author" w:date="2020-12-22T12:03:00Z">
        <w:r w:rsidRPr="00B8571E">
          <w:rPr>
            <w:sz w:val="24"/>
            <w:szCs w:val="24"/>
          </w:rPr>
          <w:delText>}</w:delText>
        </w:r>
      </w:del>
    </w:p>
    <w:p w14:paraId="0BC2FABC" w14:textId="77777777" w:rsidR="00B8571E" w:rsidRDefault="00B8571E" w:rsidP="00B8571E">
      <w:pPr>
        <w:rPr>
          <w:del w:id="384" w:author="Other Author" w:date="2020-12-22T12:03:00Z"/>
          <w:sz w:val="24"/>
          <w:szCs w:val="24"/>
        </w:rPr>
      </w:pPr>
    </w:p>
    <w:p w14:paraId="40D992AD" w14:textId="77777777" w:rsidR="00B8571E" w:rsidRDefault="00B8571E" w:rsidP="00B8571E">
      <w:pPr>
        <w:rPr>
          <w:del w:id="385" w:author="Other Author" w:date="2020-12-22T12:03:00Z"/>
          <w:sz w:val="24"/>
          <w:szCs w:val="24"/>
        </w:rPr>
      </w:pPr>
    </w:p>
    <w:p w14:paraId="33E859FB" w14:textId="77777777" w:rsidR="00B8571E" w:rsidRDefault="00B8571E" w:rsidP="00B8571E">
      <w:pPr>
        <w:rPr>
          <w:del w:id="386" w:author="Other Author" w:date="2020-12-22T12:03:00Z"/>
          <w:sz w:val="24"/>
          <w:szCs w:val="24"/>
        </w:rPr>
      </w:pPr>
    </w:p>
    <w:p w14:paraId="2A302AE0" w14:textId="77777777" w:rsidR="00B8571E" w:rsidRDefault="00B8571E" w:rsidP="00B8571E">
      <w:pPr>
        <w:rPr>
          <w:del w:id="387" w:author="Other Author" w:date="2020-12-22T12:03:00Z"/>
          <w:sz w:val="24"/>
          <w:szCs w:val="24"/>
        </w:rPr>
      </w:pPr>
    </w:p>
    <w:p w14:paraId="5E8823A0" w14:textId="77777777" w:rsidR="00B8571E" w:rsidRDefault="00B8571E" w:rsidP="00B8571E">
      <w:pPr>
        <w:rPr>
          <w:del w:id="388" w:author="Other Author" w:date="2020-12-22T12:03:00Z"/>
          <w:sz w:val="24"/>
          <w:szCs w:val="24"/>
        </w:rPr>
      </w:pPr>
    </w:p>
    <w:p w14:paraId="4676B936" w14:textId="77777777" w:rsidR="00B8571E" w:rsidRDefault="00B8571E" w:rsidP="00B8571E">
      <w:pPr>
        <w:rPr>
          <w:del w:id="389" w:author="Other Author" w:date="2020-12-22T12:03:00Z"/>
          <w:sz w:val="24"/>
          <w:szCs w:val="24"/>
        </w:rPr>
      </w:pPr>
    </w:p>
    <w:p w14:paraId="11208797" w14:textId="77777777" w:rsidR="00B8571E" w:rsidRDefault="00B8571E" w:rsidP="00B8571E">
      <w:pPr>
        <w:rPr>
          <w:del w:id="390" w:author="Other Author" w:date="2020-12-22T12:03:00Z"/>
          <w:sz w:val="24"/>
          <w:szCs w:val="24"/>
        </w:rPr>
      </w:pPr>
    </w:p>
    <w:p w14:paraId="642356FB" w14:textId="77777777" w:rsidR="00B8571E" w:rsidRDefault="00B8571E" w:rsidP="00B8571E">
      <w:pPr>
        <w:rPr>
          <w:del w:id="391" w:author="Other Author" w:date="2020-12-22T12:03:00Z"/>
          <w:sz w:val="24"/>
          <w:szCs w:val="24"/>
        </w:rPr>
      </w:pPr>
    </w:p>
    <w:p w14:paraId="5D2957BE" w14:textId="77777777" w:rsidR="00B8571E" w:rsidRDefault="00B8571E" w:rsidP="00B8571E">
      <w:pPr>
        <w:rPr>
          <w:del w:id="392" w:author="Other Author" w:date="2020-12-22T12:03:00Z"/>
          <w:sz w:val="24"/>
          <w:szCs w:val="24"/>
        </w:rPr>
      </w:pPr>
    </w:p>
    <w:p w14:paraId="31DBA8A0" w14:textId="77777777" w:rsidR="00B8571E" w:rsidRDefault="00B8571E" w:rsidP="00B8571E">
      <w:pPr>
        <w:rPr>
          <w:del w:id="393" w:author="Other Author" w:date="2020-12-22T12:03:00Z"/>
          <w:sz w:val="24"/>
          <w:szCs w:val="24"/>
        </w:rPr>
      </w:pPr>
    </w:p>
    <w:p w14:paraId="1826DB9C" w14:textId="77777777" w:rsidR="00B8571E" w:rsidRDefault="00B8571E" w:rsidP="00B8571E">
      <w:pPr>
        <w:rPr>
          <w:del w:id="394" w:author="Other Author" w:date="2020-12-22T12:03:00Z"/>
          <w:sz w:val="24"/>
          <w:szCs w:val="24"/>
        </w:rPr>
      </w:pPr>
    </w:p>
    <w:p w14:paraId="6144CD36" w14:textId="77777777" w:rsidR="00B8571E" w:rsidRDefault="00B8571E" w:rsidP="00B8571E">
      <w:pPr>
        <w:rPr>
          <w:del w:id="395" w:author="Other Author" w:date="2020-12-22T12:03:00Z"/>
          <w:sz w:val="24"/>
          <w:szCs w:val="24"/>
        </w:rPr>
      </w:pPr>
    </w:p>
    <w:p w14:paraId="2D1CC250" w14:textId="77777777" w:rsidR="00B8571E" w:rsidRDefault="00B8571E" w:rsidP="00B8571E">
      <w:pPr>
        <w:rPr>
          <w:del w:id="396" w:author="Other Author" w:date="2020-12-22T12:03:00Z"/>
          <w:sz w:val="24"/>
          <w:szCs w:val="24"/>
        </w:rPr>
      </w:pPr>
    </w:p>
    <w:p w14:paraId="04ED6071" w14:textId="77777777" w:rsidR="00B8571E" w:rsidRDefault="00B8571E" w:rsidP="00B8571E">
      <w:pPr>
        <w:rPr>
          <w:del w:id="397" w:author="Other Author" w:date="2020-12-22T12:03:00Z"/>
          <w:sz w:val="24"/>
          <w:szCs w:val="24"/>
        </w:rPr>
      </w:pPr>
    </w:p>
    <w:p w14:paraId="1AC3B49D" w14:textId="77777777" w:rsidR="00B8571E" w:rsidRDefault="00B8571E" w:rsidP="00B8571E">
      <w:pPr>
        <w:rPr>
          <w:del w:id="398" w:author="Other Author" w:date="2020-12-22T12:03:00Z"/>
          <w:sz w:val="24"/>
          <w:szCs w:val="24"/>
        </w:rPr>
      </w:pPr>
    </w:p>
    <w:p w14:paraId="23271CA0" w14:textId="77777777" w:rsidR="00B8571E" w:rsidRDefault="00B8571E" w:rsidP="00B8571E">
      <w:pPr>
        <w:rPr>
          <w:del w:id="399" w:author="Other Author" w:date="2020-12-22T12:03:00Z"/>
          <w:sz w:val="24"/>
          <w:szCs w:val="24"/>
        </w:rPr>
      </w:pPr>
    </w:p>
    <w:p w14:paraId="4B0386E3" w14:textId="77777777" w:rsidR="00B8571E" w:rsidRDefault="00B8571E" w:rsidP="00B8571E">
      <w:pPr>
        <w:rPr>
          <w:del w:id="400" w:author="Other Author" w:date="2020-12-22T12:03:00Z"/>
          <w:sz w:val="24"/>
          <w:szCs w:val="24"/>
        </w:rPr>
      </w:pPr>
    </w:p>
    <w:p w14:paraId="69E21CB6" w14:textId="77777777" w:rsidR="00B8571E" w:rsidRDefault="00B8571E" w:rsidP="00B8571E">
      <w:pPr>
        <w:rPr>
          <w:del w:id="401" w:author="Other Author" w:date="2020-12-22T12:03:00Z"/>
          <w:sz w:val="24"/>
          <w:szCs w:val="24"/>
        </w:rPr>
      </w:pPr>
    </w:p>
    <w:p w14:paraId="67D40B26" w14:textId="77777777" w:rsidR="00B8571E" w:rsidRDefault="00B8571E" w:rsidP="00B8571E">
      <w:pPr>
        <w:rPr>
          <w:del w:id="402" w:author="Other Author" w:date="2020-12-22T12:03:00Z"/>
          <w:sz w:val="24"/>
          <w:szCs w:val="24"/>
        </w:rPr>
      </w:pPr>
    </w:p>
    <w:p w14:paraId="7C3BBE47" w14:textId="77777777" w:rsidR="00B8571E" w:rsidRDefault="00B8571E" w:rsidP="00B8571E">
      <w:pPr>
        <w:rPr>
          <w:del w:id="403" w:author="Other Author" w:date="2020-12-22T12:03:00Z"/>
          <w:sz w:val="24"/>
          <w:szCs w:val="24"/>
        </w:rPr>
      </w:pPr>
    </w:p>
    <w:p w14:paraId="5B46831C" w14:textId="77777777" w:rsidR="00B8571E" w:rsidRDefault="00B8571E" w:rsidP="00B8571E">
      <w:pPr>
        <w:rPr>
          <w:del w:id="404" w:author="Other Author" w:date="2020-12-22T12:03:00Z"/>
          <w:sz w:val="24"/>
          <w:szCs w:val="24"/>
        </w:rPr>
      </w:pPr>
    </w:p>
    <w:p w14:paraId="6F598D67" w14:textId="77777777" w:rsidR="00B8571E" w:rsidRDefault="00B8571E" w:rsidP="00B8571E">
      <w:pPr>
        <w:rPr>
          <w:del w:id="405" w:author="Other Author" w:date="2020-12-22T12:03:00Z"/>
          <w:sz w:val="24"/>
          <w:szCs w:val="24"/>
        </w:rPr>
      </w:pPr>
    </w:p>
    <w:p w14:paraId="6ABA892A" w14:textId="77777777" w:rsidR="00B8571E" w:rsidRDefault="00B8571E" w:rsidP="00B8571E">
      <w:pPr>
        <w:rPr>
          <w:del w:id="406" w:author="Other Author" w:date="2020-12-22T12:03:00Z"/>
          <w:sz w:val="24"/>
          <w:szCs w:val="24"/>
        </w:rPr>
      </w:pPr>
    </w:p>
    <w:p w14:paraId="05AA1567" w14:textId="77777777" w:rsidR="00B8571E" w:rsidRDefault="00B8571E" w:rsidP="00B8571E">
      <w:pPr>
        <w:rPr>
          <w:del w:id="407" w:author="Other Author" w:date="2020-12-22T12:03:00Z"/>
          <w:sz w:val="24"/>
          <w:szCs w:val="24"/>
        </w:rPr>
      </w:pPr>
    </w:p>
    <w:p w14:paraId="4E37741E" w14:textId="77777777" w:rsidR="00B8571E" w:rsidRDefault="00B8571E" w:rsidP="00B8571E">
      <w:pPr>
        <w:rPr>
          <w:del w:id="408" w:author="Other Author" w:date="2020-12-22T12:03:00Z"/>
          <w:sz w:val="24"/>
          <w:szCs w:val="24"/>
        </w:rPr>
      </w:pPr>
    </w:p>
    <w:p w14:paraId="68865DE9" w14:textId="77777777" w:rsidR="00B8571E" w:rsidRDefault="00B8571E" w:rsidP="00B8571E">
      <w:pPr>
        <w:rPr>
          <w:del w:id="409" w:author="Other Author" w:date="2020-12-22T12:03:00Z"/>
          <w:sz w:val="24"/>
          <w:szCs w:val="24"/>
        </w:rPr>
      </w:pPr>
    </w:p>
    <w:p w14:paraId="3B436E00" w14:textId="77777777" w:rsidR="00B8571E" w:rsidRDefault="00B8571E" w:rsidP="00B8571E">
      <w:pPr>
        <w:rPr>
          <w:del w:id="410" w:author="Other Author" w:date="2020-12-22T12:03:00Z"/>
          <w:sz w:val="24"/>
          <w:szCs w:val="24"/>
        </w:rPr>
      </w:pPr>
    </w:p>
    <w:p w14:paraId="3AC4CACD" w14:textId="77777777" w:rsidR="00B8571E" w:rsidRDefault="00B8571E" w:rsidP="00B8571E">
      <w:pPr>
        <w:rPr>
          <w:del w:id="411" w:author="Other Author" w:date="2020-12-22T12:03:00Z"/>
          <w:sz w:val="24"/>
          <w:szCs w:val="24"/>
        </w:rPr>
      </w:pPr>
    </w:p>
    <w:p w14:paraId="1590CEFD" w14:textId="77777777" w:rsidR="00B8571E" w:rsidRDefault="00B8571E" w:rsidP="00B8571E">
      <w:pPr>
        <w:rPr>
          <w:del w:id="412" w:author="Other Author" w:date="2020-12-22T12:03:00Z"/>
          <w:sz w:val="24"/>
          <w:szCs w:val="24"/>
        </w:rPr>
      </w:pPr>
    </w:p>
    <w:p w14:paraId="07D9970C" w14:textId="77777777" w:rsidR="00B8571E" w:rsidRDefault="00B8571E" w:rsidP="00B8571E">
      <w:pPr>
        <w:rPr>
          <w:del w:id="413" w:author="Other Author" w:date="2020-12-22T12:03:00Z"/>
          <w:sz w:val="24"/>
          <w:szCs w:val="24"/>
        </w:rPr>
      </w:pPr>
    </w:p>
    <w:p w14:paraId="501B280E" w14:textId="6F616E83" w:rsidR="00B8571E" w:rsidRPr="00B8571E" w:rsidRDefault="00B8571E" w:rsidP="00B8571E">
      <w:pPr>
        <w:rPr>
          <w:del w:id="414" w:author="Other Author" w:date="2020-12-22T12:03:00Z"/>
          <w:sz w:val="24"/>
          <w:szCs w:val="24"/>
        </w:rPr>
        <w:sectPr w:rsidR="00B8571E" w:rsidRPr="00B8571E">
          <w:footerReference w:type="default" r:id="rId36"/>
          <w:pgSz w:w="11910" w:h="16840"/>
          <w:pgMar w:top="1420" w:right="200" w:bottom="1120" w:left="1280" w:header="0" w:footer="920" w:gutter="0"/>
          <w:cols w:space="720"/>
        </w:sectPr>
      </w:pPr>
    </w:p>
    <w:p w14:paraId="13D74328" w14:textId="77777777" w:rsidR="001153A2" w:rsidRDefault="001153A2">
      <w:pPr>
        <w:rPr>
          <w:del w:id="422" w:author="Other Author" w:date="2020-12-22T12:03:00Z"/>
          <w:sz w:val="18"/>
        </w:rPr>
        <w:sectPr w:rsidR="001153A2">
          <w:footerReference w:type="default" r:id="rId37"/>
          <w:pgSz w:w="11910" w:h="16840"/>
          <w:pgMar w:top="1420" w:right="200" w:bottom="1120" w:left="1280" w:header="0" w:footer="920" w:gutter="0"/>
          <w:cols w:space="720"/>
        </w:sectPr>
      </w:pPr>
    </w:p>
    <w:p w14:paraId="443806FC" w14:textId="53061957" w:rsidR="001153A2" w:rsidRDefault="001153A2">
      <w:pPr>
        <w:pStyle w:val="BodyText"/>
        <w:ind w:left="160"/>
        <w:rPr>
          <w:del w:id="430" w:author="Other Author" w:date="2020-12-22T12:03:00Z"/>
          <w:sz w:val="20"/>
        </w:rPr>
      </w:pPr>
    </w:p>
    <w:p w14:paraId="3470C6E4" w14:textId="77777777" w:rsidR="001153A2" w:rsidRDefault="001153A2">
      <w:pPr>
        <w:pStyle w:val="BodyText"/>
        <w:rPr>
          <w:del w:id="431" w:author="Other Author" w:date="2020-12-22T12:03:00Z"/>
          <w:b/>
          <w:sz w:val="20"/>
        </w:rPr>
      </w:pPr>
    </w:p>
    <w:p w14:paraId="658AEE65" w14:textId="77777777" w:rsidR="001153A2" w:rsidRDefault="001153A2">
      <w:pPr>
        <w:pStyle w:val="BodyText"/>
        <w:rPr>
          <w:del w:id="432" w:author="Other Author" w:date="2020-12-22T12:03:00Z"/>
          <w:b/>
          <w:sz w:val="20"/>
        </w:rPr>
      </w:pPr>
    </w:p>
    <w:p w14:paraId="1DE8832B" w14:textId="3C4F5B7C" w:rsidR="001153A2" w:rsidRDefault="001153A2">
      <w:pPr>
        <w:pStyle w:val="BodyText"/>
        <w:spacing w:before="2"/>
        <w:rPr>
          <w:del w:id="433" w:author="Other Author" w:date="2020-12-22T12:03:00Z"/>
          <w:b/>
          <w:sz w:val="18"/>
        </w:rPr>
      </w:pPr>
    </w:p>
    <w:p w14:paraId="7BFCC05D" w14:textId="77777777" w:rsidR="001153A2" w:rsidRDefault="001153A2">
      <w:pPr>
        <w:pStyle w:val="BodyText"/>
        <w:rPr>
          <w:del w:id="434" w:author="Other Author" w:date="2020-12-22T12:03:00Z"/>
          <w:b/>
          <w:sz w:val="20"/>
        </w:rPr>
      </w:pPr>
    </w:p>
    <w:p w14:paraId="2A6CB562" w14:textId="77777777" w:rsidR="001153A2" w:rsidRDefault="001153A2">
      <w:pPr>
        <w:pStyle w:val="BodyText"/>
        <w:rPr>
          <w:del w:id="435" w:author="Other Author" w:date="2020-12-22T12:03:00Z"/>
          <w:b/>
          <w:sz w:val="20"/>
        </w:rPr>
      </w:pPr>
    </w:p>
    <w:p w14:paraId="27774559" w14:textId="4FDF790F" w:rsidR="001153A2" w:rsidRDefault="001153A2">
      <w:pPr>
        <w:pStyle w:val="BodyText"/>
        <w:spacing w:before="3"/>
        <w:rPr>
          <w:b/>
          <w:sz w:val="14"/>
        </w:rPr>
      </w:pPr>
    </w:p>
    <w:p w14:paraId="25AC2B85" w14:textId="77777777" w:rsidR="001153A2" w:rsidRDefault="001153A2">
      <w:pPr>
        <w:rPr>
          <w:sz w:val="14"/>
        </w:rPr>
        <w:sectPr w:rsidR="001153A2">
          <w:pgSz w:w="11910" w:h="16840"/>
          <w:pgMar w:top="1420" w:right="200" w:bottom="1120" w:left="1280" w:header="0" w:footer="920" w:gutter="0"/>
          <w:cols w:space="720"/>
        </w:sectPr>
      </w:pPr>
    </w:p>
    <w:p w14:paraId="7A2712C6" w14:textId="4328C6A8" w:rsidR="001153A2" w:rsidRDefault="001153A2">
      <w:pPr>
        <w:pStyle w:val="BodyText"/>
        <w:spacing w:before="161" w:line="259" w:lineRule="auto"/>
        <w:ind w:left="160" w:right="1412"/>
      </w:pPr>
    </w:p>
    <w:p w14:paraId="480838E7" w14:textId="77777777" w:rsidR="001153A2" w:rsidRDefault="001153A2">
      <w:pPr>
        <w:spacing w:line="259" w:lineRule="auto"/>
        <w:sectPr w:rsidR="001153A2">
          <w:footerReference w:type="default" r:id="rId38"/>
          <w:pgSz w:w="11910" w:h="16840"/>
          <w:pgMar w:top="1360" w:right="200" w:bottom="1120" w:left="1280" w:header="0" w:footer="920" w:gutter="0"/>
          <w:pgNumType w:start="130"/>
          <w:cols w:space="720"/>
        </w:sectPr>
      </w:pPr>
    </w:p>
    <w:p w14:paraId="58AE71EA" w14:textId="5812D418" w:rsidR="001153A2" w:rsidRDefault="001153A2">
      <w:pPr>
        <w:pStyle w:val="BodyText"/>
        <w:spacing w:before="184" w:line="259" w:lineRule="auto"/>
        <w:ind w:left="160" w:right="1250"/>
      </w:pPr>
    </w:p>
    <w:p w14:paraId="37550EED" w14:textId="77777777" w:rsidR="001153A2" w:rsidRDefault="001153A2">
      <w:pPr>
        <w:spacing w:line="259" w:lineRule="auto"/>
        <w:sectPr w:rsidR="001153A2">
          <w:pgSz w:w="11910" w:h="16840"/>
          <w:pgMar w:top="1580" w:right="200" w:bottom="1200" w:left="1280" w:header="0" w:footer="920" w:gutter="0"/>
          <w:cols w:space="720"/>
        </w:sectPr>
      </w:pPr>
    </w:p>
    <w:p w14:paraId="552A69AC" w14:textId="77777777" w:rsidR="001153A2" w:rsidRDefault="001153A2">
      <w:pPr>
        <w:pStyle w:val="BodyText"/>
        <w:rPr>
          <w:sz w:val="20"/>
        </w:rPr>
      </w:pPr>
    </w:p>
    <w:p w14:paraId="5724C193" w14:textId="77777777" w:rsidR="001153A2" w:rsidRDefault="001153A2">
      <w:pPr>
        <w:pStyle w:val="BodyText"/>
        <w:rPr>
          <w:sz w:val="20"/>
        </w:rPr>
      </w:pPr>
    </w:p>
    <w:p w14:paraId="3823194B" w14:textId="77777777" w:rsidR="001153A2" w:rsidRDefault="001153A2">
      <w:pPr>
        <w:pStyle w:val="BodyText"/>
        <w:rPr>
          <w:sz w:val="20"/>
        </w:rPr>
      </w:pPr>
    </w:p>
    <w:p w14:paraId="358E1382" w14:textId="77777777" w:rsidR="001153A2" w:rsidRDefault="001153A2">
      <w:pPr>
        <w:pStyle w:val="BodyText"/>
        <w:rPr>
          <w:sz w:val="20"/>
        </w:rPr>
      </w:pPr>
    </w:p>
    <w:p w14:paraId="268F4416" w14:textId="77777777" w:rsidR="001153A2" w:rsidRDefault="001153A2">
      <w:pPr>
        <w:pStyle w:val="BodyText"/>
        <w:rPr>
          <w:sz w:val="20"/>
        </w:rPr>
      </w:pPr>
    </w:p>
    <w:p w14:paraId="6133BC02" w14:textId="77777777" w:rsidR="001153A2" w:rsidRDefault="001153A2">
      <w:pPr>
        <w:pStyle w:val="BodyText"/>
        <w:rPr>
          <w:sz w:val="20"/>
        </w:rPr>
      </w:pPr>
    </w:p>
    <w:p w14:paraId="18C08586" w14:textId="77777777" w:rsidR="001153A2" w:rsidRDefault="001153A2">
      <w:pPr>
        <w:pStyle w:val="BodyText"/>
        <w:rPr>
          <w:sz w:val="20"/>
        </w:rPr>
      </w:pPr>
    </w:p>
    <w:p w14:paraId="2CCF35A1" w14:textId="77777777" w:rsidR="001153A2" w:rsidRDefault="001153A2">
      <w:pPr>
        <w:pStyle w:val="BodyText"/>
        <w:rPr>
          <w:sz w:val="20"/>
        </w:rPr>
      </w:pPr>
    </w:p>
    <w:p w14:paraId="24493410" w14:textId="77777777" w:rsidR="001153A2" w:rsidRDefault="001153A2">
      <w:pPr>
        <w:pStyle w:val="BodyText"/>
        <w:rPr>
          <w:sz w:val="20"/>
        </w:rPr>
      </w:pPr>
    </w:p>
    <w:p w14:paraId="275F03BC" w14:textId="77777777" w:rsidR="001153A2" w:rsidRDefault="001153A2">
      <w:pPr>
        <w:pStyle w:val="BodyText"/>
        <w:rPr>
          <w:sz w:val="20"/>
        </w:rPr>
      </w:pPr>
    </w:p>
    <w:p w14:paraId="031F0670" w14:textId="77777777" w:rsidR="001153A2" w:rsidRDefault="001153A2">
      <w:pPr>
        <w:pStyle w:val="BodyText"/>
        <w:rPr>
          <w:sz w:val="20"/>
        </w:rPr>
      </w:pPr>
    </w:p>
    <w:p w14:paraId="5846A092" w14:textId="77777777" w:rsidR="001153A2" w:rsidRDefault="001153A2">
      <w:pPr>
        <w:pStyle w:val="BodyText"/>
        <w:rPr>
          <w:sz w:val="20"/>
        </w:rPr>
      </w:pPr>
    </w:p>
    <w:p w14:paraId="288AEF7D" w14:textId="77777777" w:rsidR="001153A2" w:rsidRDefault="001153A2">
      <w:pPr>
        <w:pStyle w:val="BodyText"/>
        <w:rPr>
          <w:sz w:val="20"/>
        </w:rPr>
      </w:pPr>
    </w:p>
    <w:sectPr w:rsidR="001153A2">
      <w:pgSz w:w="11910" w:h="16840"/>
      <w:pgMar w:top="1580" w:right="200" w:bottom="1200" w:left="1280" w:header="0" w:footer="9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1EBE9" w14:textId="77777777" w:rsidR="00402A2B" w:rsidRDefault="00402A2B">
      <w:r>
        <w:separator/>
      </w:r>
    </w:p>
  </w:endnote>
  <w:endnote w:type="continuationSeparator" w:id="0">
    <w:p w14:paraId="5FB8BB43" w14:textId="77777777" w:rsidR="00402A2B" w:rsidRDefault="00402A2B">
      <w:r>
        <w:continuationSeparator/>
      </w:r>
    </w:p>
  </w:endnote>
  <w:endnote w:type="continuationNotice" w:id="1">
    <w:p w14:paraId="6708CC56" w14:textId="77777777" w:rsidR="00402A2B" w:rsidRDefault="00402A2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83091" w14:textId="482E9FC4" w:rsidR="00402A2B" w:rsidRDefault="00E4339B">
    <w:pPr>
      <w:pStyle w:val="BodyText"/>
      <w:spacing w:line="14" w:lineRule="auto"/>
      <w:rPr>
        <w:sz w:val="14"/>
      </w:rPr>
    </w:pPr>
    <w:r>
      <w:rPr>
        <w:noProof/>
      </w:rPr>
      <mc:AlternateContent>
        <mc:Choice Requires="wps">
          <w:drawing>
            <wp:anchor distT="0" distB="0" distL="114300" distR="114300" simplePos="0" relativeHeight="246108160" behindDoc="1" locked="0" layoutInCell="1" allowOverlap="1" wp14:anchorId="3590F20E" wp14:editId="56C11424">
              <wp:simplePos x="0" y="0"/>
              <wp:positionH relativeFrom="page">
                <wp:posOffset>3684905</wp:posOffset>
              </wp:positionH>
              <wp:positionV relativeFrom="page">
                <wp:posOffset>9917430</wp:posOffset>
              </wp:positionV>
              <wp:extent cx="194310" cy="165735"/>
              <wp:effectExtent l="0" t="0" r="0" b="0"/>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A3A80" w14:textId="77777777" w:rsidR="00402A2B" w:rsidRDefault="00402A2B">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90F20E" id="_x0000_t202" coordsize="21600,21600" o:spt="202" path="m,l,21600r21600,l21600,xe">
              <v:stroke joinstyle="miter"/>
              <v:path gradientshapeok="t" o:connecttype="rect"/>
            </v:shapetype>
            <v:shape id="Text Box 5" o:spid="_x0000_s1029" type="#_x0000_t202" style="position:absolute;margin-left:290.15pt;margin-top:780.9pt;width:15.3pt;height:13.05pt;z-index:-25720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" filled="f" stroked="f">
              <v:textbox inset="0,0,0,0">
                <w:txbxContent>
                  <w:p w14:paraId="5AAA3A80" w14:textId="77777777" w:rsidR="00402A2B" w:rsidRDefault="00402A2B">
                    <w:pPr>
                      <w:spacing w:line="245" w:lineRule="exact"/>
                      <w:ind w:left="4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6132A6" w14:textId="2CBE3D05" w:rsidR="00402A2B" w:rsidRDefault="00E4339B">
    <w:pPr>
      <w:pStyle w:val="BodyText"/>
      <w:spacing w:line="14" w:lineRule="auto"/>
      <w:rPr>
        <w:sz w:val="20"/>
        <w:rPrChange w:id="295" w:author="Other Author" w:date="2020-12-22T12:03:00Z">
          <w:rPr/>
        </w:rPrChange>
      </w:rPr>
      <w:pPrChange w:id="296" w:author="Other Author" w:date="2020-12-22T12:03:00Z">
        <w:pPr>
          <w:pStyle w:val="Footer"/>
        </w:pPr>
      </w:pPrChange>
    </w:pPr>
    <w:ins w:id="297" w:author="Other Author" w:date="2020-12-22T12:03:00Z">
      <w:r>
        <w:rPr>
          <w:noProof/>
        </w:rPr>
        <mc:AlternateContent>
          <mc:Choice Requires="wps">
            <w:drawing>
              <wp:anchor distT="0" distB="0" distL="114300" distR="114300" simplePos="0" relativeHeight="251663360" behindDoc="1" locked="0" layoutInCell="1" allowOverlap="1" wp14:anchorId="53569513" wp14:editId="0F222A52">
                <wp:simplePos x="0" y="0"/>
                <wp:positionH relativeFrom="page">
                  <wp:posOffset>3649980</wp:posOffset>
                </wp:positionH>
                <wp:positionV relativeFrom="page">
                  <wp:posOffset>9917430</wp:posOffset>
                </wp:positionV>
                <wp:extent cx="263525" cy="165735"/>
                <wp:effectExtent l="0" t="0" r="0" b="0"/>
                <wp:wrapNone/>
                <wp:docPr id="1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1D17E" w14:textId="77777777" w:rsidR="00402A2B" w:rsidRDefault="00402A2B">
                            <w:pPr>
                              <w:spacing w:line="245" w:lineRule="exact"/>
                              <w:ind w:left="40"/>
                              <w:rPr>
                                <w:ins w:id="298" w:author="Other Author" w:date="2020-12-22T12:03:00Z"/>
                                <w:rFonts w:ascii="Calibri"/>
                              </w:rPr>
                            </w:pPr>
                            <w:ins w:id="299" w:author="Other Author" w:date="2020-12-22T12:03:00Z">
                              <w:r>
                                <w:fldChar w:fldCharType="begin"/>
                              </w:r>
                              <w:r>
                                <w:rPr>
                                  <w:rFonts w:ascii="Calibri"/>
                                </w:rPr>
                                <w:instrText xml:space="preserve"> PAGE </w:instrText>
                              </w:r>
                              <w:r>
                                <w:fldChar w:fldCharType="separate"/>
                              </w:r>
                              <w:r>
                                <w:t>100</w:t>
                              </w:r>
                              <w: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569513" id="_x0000_t202" coordsize="21600,21600" o:spt="202" path="m,l,21600r21600,l21600,xe">
                <v:stroke joinstyle="miter"/>
                <v:path gradientshapeok="t" o:connecttype="rect"/>
              </v:shapetype>
              <v:shape id="Text Box 14" o:spid="_x0000_s1030" type="#_x0000_t202" style="position:absolute;margin-left:287.4pt;margin-top:780.9pt;width:20.75pt;height:13.0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" filled="f" stroked="f">
                <v:textbox inset="0,0,0,0">
                  <w:txbxContent>
                    <w:p w14:paraId="3BA1D17E" w14:textId="77777777" w:rsidR="00402A2B" w:rsidRDefault="00402A2B">
                      <w:pPr>
                        <w:spacing w:line="245" w:lineRule="exact"/>
                        <w:ind w:left="40"/>
                        <w:rPr>
                          <w:ins w:id="300" w:author="Other Author" w:date="2020-12-22T12:03:00Z"/>
                          <w:rFonts w:ascii="Calibri"/>
                        </w:rPr>
                      </w:pPr>
                      <w:ins w:id="301" w:author="Other Author" w:date="2020-12-22T12:03:00Z">
                        <w:r>
                          <w:fldChar w:fldCharType="begin"/>
                        </w:r>
                        <w:r>
                          <w:rPr>
                            <w:rFonts w:ascii="Calibri"/>
                          </w:rPr>
                          <w:instrText xml:space="preserve"> PAGE </w:instrText>
                        </w:r>
                        <w:r>
                          <w:fldChar w:fldCharType="separate"/>
                        </w:r>
                        <w:r>
                          <w:t>100</w:t>
                        </w:r>
                        <w:r>
                          <w:fldChar w:fldCharType="end"/>
                        </w:r>
                      </w:ins>
                    </w:p>
                  </w:txbxContent>
                </v:textbox>
                <w10:wrap anchorx="page" anchory="page"/>
              </v:shape>
            </w:pict>
          </mc:Fallback>
        </mc:AlternateContent>
      </w:r>
    </w:ins>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9E78C" w14:textId="09C56D67" w:rsidR="00402A2B" w:rsidRDefault="00E4339B">
    <w:pPr>
      <w:pStyle w:val="Footer"/>
      <w:rPr>
        <w:rPrChange w:id="314" w:author="Other Author" w:date="2020-12-22T12:03:00Z">
          <w:rPr>
            <w:sz w:val="20"/>
          </w:rPr>
        </w:rPrChange>
      </w:rPr>
      <w:pPrChange w:id="315" w:author="Other Author" w:date="2020-12-22T12:03:00Z">
        <w:pPr>
          <w:pStyle w:val="BodyText"/>
          <w:spacing w:line="14" w:lineRule="auto"/>
        </w:pPr>
      </w:pPrChange>
    </w:pPr>
    <w:del w:id="316" w:author="Other Author" w:date="2020-12-22T12:03:00Z">
      <w:r>
        <w:rPr>
          <w:noProof/>
          <w:sz w:val="24"/>
        </w:rPr>
        <mc:AlternateContent>
          <mc:Choice Requires="wps">
            <w:drawing>
              <wp:anchor distT="0" distB="0" distL="114300" distR="114300" simplePos="0" relativeHeight="251660288" behindDoc="1" locked="0" layoutInCell="1" allowOverlap="1" wp14:anchorId="0F6737A8" wp14:editId="77EAE7A4">
                <wp:simplePos x="0" y="0"/>
                <wp:positionH relativeFrom="page">
                  <wp:posOffset>3649980</wp:posOffset>
                </wp:positionH>
                <wp:positionV relativeFrom="page">
                  <wp:posOffset>9917430</wp:posOffset>
                </wp:positionV>
                <wp:extent cx="263525" cy="165735"/>
                <wp:effectExtent l="0" t="0" r="0" b="0"/>
                <wp:wrapNone/>
                <wp:docPr id="1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898E88" w14:textId="77777777" w:rsidR="00402A2B" w:rsidRDefault="00402A2B">
                            <w:pPr>
                              <w:spacing w:line="245" w:lineRule="exact"/>
                              <w:ind w:left="40"/>
                              <w:rPr>
                                <w:del w:id="317" w:author="Other Author" w:date="2020-12-22T12:03:00Z"/>
                                <w:rFonts w:ascii="Calibri"/>
                              </w:rPr>
                            </w:pPr>
                            <w:del w:id="318" w:author="Other Author" w:date="2020-12-22T12:03:00Z">
                              <w:r>
                                <w:fldChar w:fldCharType="begin"/>
                              </w:r>
                              <w:r>
                                <w:rPr>
                                  <w:rFonts w:ascii="Calibri"/>
                                </w:rPr>
                                <w:delInstrText xml:space="preserve"> PAGE </w:delInstrText>
                              </w:r>
                              <w:r>
                                <w:fldChar w:fldCharType="separate"/>
                              </w:r>
                              <w:r>
                                <w:delText>110</w:delText>
                              </w:r>
                              <w: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6737A8" id="_x0000_t202" coordsize="21600,21600" o:spt="202" path="m,l,21600r21600,l21600,xe">
                <v:stroke joinstyle="miter"/>
                <v:path gradientshapeok="t" o:connecttype="rect"/>
              </v:shapetype>
              <v:shape id="Text Box 12" o:spid="_x0000_s1031" type="#_x0000_t202" style="position:absolute;margin-left:287.4pt;margin-top:780.9pt;width:20.75pt;height:13.0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" filled="f" stroked="f">
                <v:textbox inset="0,0,0,0">
                  <w:txbxContent>
                    <w:p w14:paraId="32898E88" w14:textId="77777777" w:rsidR="00402A2B" w:rsidRDefault="00402A2B">
                      <w:pPr>
                        <w:spacing w:line="245" w:lineRule="exact"/>
                        <w:ind w:left="40"/>
                        <w:rPr>
                          <w:del w:id="319" w:author="Other Author" w:date="2020-12-22T12:03:00Z"/>
                          <w:rFonts w:ascii="Calibri"/>
                        </w:rPr>
                      </w:pPr>
                      <w:del w:id="320" w:author="Other Author" w:date="2020-12-22T12:03:00Z">
                        <w:r>
                          <w:fldChar w:fldCharType="begin"/>
                        </w:r>
                        <w:r>
                          <w:rPr>
                            <w:rFonts w:ascii="Calibri"/>
                          </w:rPr>
                          <w:delInstrText xml:space="preserve"> PAGE </w:delInstrText>
                        </w:r>
                        <w:r>
                          <w:fldChar w:fldCharType="separate"/>
                        </w:r>
                        <w:r>
                          <w:delText>110</w:delText>
                        </w:r>
                        <w:r>
                          <w:fldChar w:fldCharType="end"/>
                        </w:r>
                      </w:del>
                    </w:p>
                  </w:txbxContent>
                </v:textbox>
                <w10:wrap anchorx="page" anchory="page"/>
              </v:shape>
            </w:pict>
          </mc:Fallback>
        </mc:AlternateContent>
      </w:r>
    </w:del>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3E99E3" w14:textId="3B760A5E" w:rsidR="00402A2B" w:rsidRDefault="00E4339B">
    <w:pPr>
      <w:pStyle w:val="BodyText"/>
      <w:spacing w:line="14" w:lineRule="auto"/>
      <w:rPr>
        <w:sz w:val="14"/>
        <w:rPrChange w:id="326" w:author="Other Author" w:date="2020-12-22T12:03:00Z">
          <w:rPr/>
        </w:rPrChange>
      </w:rPr>
      <w:pPrChange w:id="327" w:author="Other Author" w:date="2020-12-22T12:03:00Z">
        <w:pPr>
          <w:pStyle w:val="Footer"/>
        </w:pPr>
      </w:pPrChange>
    </w:pPr>
    <w:ins w:id="328" w:author="Other Author" w:date="2020-12-22T12:03:00Z">
      <w:r>
        <w:rPr>
          <w:noProof/>
        </w:rPr>
        <mc:AlternateContent>
          <mc:Choice Requires="wps">
            <w:drawing>
              <wp:anchor distT="0" distB="0" distL="114300" distR="114300" simplePos="0" relativeHeight="251667456" behindDoc="1" locked="0" layoutInCell="1" allowOverlap="1" wp14:anchorId="1DFE5431" wp14:editId="6260ED22">
                <wp:simplePos x="0" y="0"/>
                <wp:positionH relativeFrom="page">
                  <wp:posOffset>3649980</wp:posOffset>
                </wp:positionH>
                <wp:positionV relativeFrom="page">
                  <wp:posOffset>9917430</wp:posOffset>
                </wp:positionV>
                <wp:extent cx="263525" cy="165735"/>
                <wp:effectExtent l="0" t="0" r="0" b="0"/>
                <wp:wrapNone/>
                <wp:docPr id="1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0A142" w14:textId="77777777" w:rsidR="00402A2B" w:rsidRDefault="00402A2B">
                            <w:pPr>
                              <w:spacing w:line="245" w:lineRule="exact"/>
                              <w:ind w:left="40"/>
                              <w:rPr>
                                <w:ins w:id="329" w:author="Other Author" w:date="2020-12-22T12:03:00Z"/>
                                <w:rFonts w:ascii="Calibri"/>
                              </w:rPr>
                            </w:pPr>
                            <w:ins w:id="330" w:author="Other Author" w:date="2020-12-22T12:03:00Z">
                              <w:r>
                                <w:fldChar w:fldCharType="begin"/>
                              </w:r>
                              <w:r>
                                <w:rPr>
                                  <w:rFonts w:ascii="Calibri"/>
                                </w:rPr>
                                <w:instrText xml:space="preserve"> PAGE </w:instrText>
                              </w:r>
                              <w:r>
                                <w:fldChar w:fldCharType="separate"/>
                              </w:r>
                              <w:r>
                                <w:t>124</w:t>
                              </w:r>
                              <w: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E5431" id="_x0000_t202" coordsize="21600,21600" o:spt="202" path="m,l,21600r21600,l21600,xe">
                <v:stroke joinstyle="miter"/>
                <v:path gradientshapeok="t" o:connecttype="rect"/>
              </v:shapetype>
              <v:shape id="Text Box 16" o:spid="_x0000_s1032" type="#_x0000_t202" style="position:absolute;margin-left:287.4pt;margin-top:780.9pt;width:20.75pt;height:13.0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" filled="f" stroked="f">
                <v:textbox inset="0,0,0,0">
                  <w:txbxContent>
                    <w:p w14:paraId="40F0A142" w14:textId="77777777" w:rsidR="00402A2B" w:rsidRDefault="00402A2B">
                      <w:pPr>
                        <w:spacing w:line="245" w:lineRule="exact"/>
                        <w:ind w:left="40"/>
                        <w:rPr>
                          <w:ins w:id="331" w:author="Other Author" w:date="2020-12-22T12:03:00Z"/>
                          <w:rFonts w:ascii="Calibri"/>
                        </w:rPr>
                      </w:pPr>
                      <w:ins w:id="332" w:author="Other Author" w:date="2020-12-22T12:03:00Z">
                        <w:r>
                          <w:fldChar w:fldCharType="begin"/>
                        </w:r>
                        <w:r>
                          <w:rPr>
                            <w:rFonts w:ascii="Calibri"/>
                          </w:rPr>
                          <w:instrText xml:space="preserve"> PAGE </w:instrText>
                        </w:r>
                        <w:r>
                          <w:fldChar w:fldCharType="separate"/>
                        </w:r>
                        <w:r>
                          <w:t>124</w:t>
                        </w:r>
                        <w:r>
                          <w:fldChar w:fldCharType="end"/>
                        </w:r>
                      </w:ins>
                    </w:p>
                  </w:txbxContent>
                </v:textbox>
                <w10:wrap anchorx="page" anchory="page"/>
              </v:shape>
            </w:pict>
          </mc:Fallback>
        </mc:AlternateContent>
      </w:r>
    </w:ins>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751A9" w14:textId="2C3092D7" w:rsidR="00402A2B" w:rsidRDefault="00E4339B">
    <w:pPr>
      <w:pStyle w:val="Footer"/>
      <w:rPr>
        <w:rPrChange w:id="415" w:author="Other Author" w:date="2020-12-22T12:03:00Z">
          <w:rPr>
            <w:sz w:val="20"/>
          </w:rPr>
        </w:rPrChange>
      </w:rPr>
      <w:pPrChange w:id="416" w:author="Other Author" w:date="2020-12-22T12:03:00Z">
        <w:pPr>
          <w:pStyle w:val="BodyText"/>
          <w:spacing w:line="14" w:lineRule="auto"/>
        </w:pPr>
      </w:pPrChange>
    </w:pPr>
    <w:del w:id="417" w:author="Other Author" w:date="2020-12-22T12:03:00Z">
      <w:r>
        <w:rPr>
          <w:noProof/>
        </w:rPr>
        <mc:AlternateContent>
          <mc:Choice Requires="wps">
            <w:drawing>
              <wp:anchor distT="0" distB="0" distL="114300" distR="114300" simplePos="0" relativeHeight="246110208" behindDoc="1" locked="0" layoutInCell="1" allowOverlap="1" wp14:anchorId="45953232" wp14:editId="63BB86D5">
                <wp:simplePos x="0" y="0"/>
                <wp:positionH relativeFrom="page">
                  <wp:posOffset>3649980</wp:posOffset>
                </wp:positionH>
                <wp:positionV relativeFrom="page">
                  <wp:posOffset>9917430</wp:posOffset>
                </wp:positionV>
                <wp:extent cx="263525" cy="165735"/>
                <wp:effectExtent l="0" t="0" r="0" b="0"/>
                <wp:wrapNone/>
                <wp:docPr id="9"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36F41C" w14:textId="77777777" w:rsidR="00402A2B" w:rsidRDefault="00402A2B">
                            <w:pPr>
                              <w:spacing w:line="245" w:lineRule="exact"/>
                              <w:ind w:left="40"/>
                              <w:rPr>
                                <w:del w:id="418" w:author="Other Author" w:date="2020-12-22T12:03:00Z"/>
                                <w:rFonts w:ascii="Calibri"/>
                              </w:rPr>
                            </w:pPr>
                            <w:del w:id="419" w:author="Other Author" w:date="2020-12-22T12:03:00Z">
                              <w:r>
                                <w:fldChar w:fldCharType="begin"/>
                              </w:r>
                              <w:r>
                                <w:rPr>
                                  <w:rFonts w:ascii="Calibri"/>
                                </w:rPr>
                                <w:delInstrText xml:space="preserve"> PAGE </w:delInstrText>
                              </w:r>
                              <w:r>
                                <w:fldChar w:fldCharType="separate"/>
                              </w:r>
                              <w:r>
                                <w:delText>110</w:delText>
                              </w:r>
                              <w: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953232" id="_x0000_t202" coordsize="21600,21600" o:spt="202" path="m,l,21600r21600,l21600,xe">
                <v:stroke joinstyle="miter"/>
                <v:path gradientshapeok="t" o:connecttype="rect"/>
              </v:shapetype>
              <v:shape id="Text Box 3" o:spid="_x0000_s1033" type="#_x0000_t202" style="position:absolute;margin-left:287.4pt;margin-top:780.9pt;width:20.75pt;height:13.05pt;z-index:-25720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" filled="f" stroked="f">
                <v:textbox inset="0,0,0,0">
                  <w:txbxContent>
                    <w:p w14:paraId="7336F41C" w14:textId="77777777" w:rsidR="00402A2B" w:rsidRDefault="00402A2B">
                      <w:pPr>
                        <w:spacing w:line="245" w:lineRule="exact"/>
                        <w:ind w:left="40"/>
                        <w:rPr>
                          <w:del w:id="420" w:author="Other Author" w:date="2020-12-22T12:03:00Z"/>
                          <w:rFonts w:ascii="Calibri"/>
                        </w:rPr>
                      </w:pPr>
                      <w:del w:id="421" w:author="Other Author" w:date="2020-12-22T12:03:00Z">
                        <w:r>
                          <w:fldChar w:fldCharType="begin"/>
                        </w:r>
                        <w:r>
                          <w:rPr>
                            <w:rFonts w:ascii="Calibri"/>
                          </w:rPr>
                          <w:delInstrText xml:space="preserve"> PAGE </w:delInstrText>
                        </w:r>
                        <w:r>
                          <w:fldChar w:fldCharType="separate"/>
                        </w:r>
                        <w:r>
                          <w:delText>110</w:delText>
                        </w:r>
                        <w:r>
                          <w:fldChar w:fldCharType="end"/>
                        </w:r>
                      </w:del>
                    </w:p>
                  </w:txbxContent>
                </v:textbox>
                <w10:wrap anchorx="page" anchory="page"/>
              </v:shape>
            </w:pict>
          </mc:Fallback>
        </mc:AlternateContent>
      </w:r>
    </w:del>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0ABBE" w14:textId="1E9DEF44" w:rsidR="00402A2B" w:rsidRDefault="00E4339B">
    <w:pPr>
      <w:pStyle w:val="Footer"/>
      <w:rPr>
        <w:rPrChange w:id="423" w:author="Other Author" w:date="2020-12-22T12:03:00Z">
          <w:rPr>
            <w:sz w:val="14"/>
          </w:rPr>
        </w:rPrChange>
      </w:rPr>
      <w:pPrChange w:id="424" w:author="Other Author" w:date="2020-12-22T12:03:00Z">
        <w:pPr>
          <w:pStyle w:val="BodyText"/>
          <w:spacing w:line="14" w:lineRule="auto"/>
        </w:pPr>
      </w:pPrChange>
    </w:pPr>
    <w:del w:id="425" w:author="Other Author" w:date="2020-12-22T12:03:00Z">
      <w:r>
        <w:rPr>
          <w:noProof/>
        </w:rPr>
        <mc:AlternateContent>
          <mc:Choice Requires="wps">
            <w:drawing>
              <wp:anchor distT="0" distB="0" distL="114300" distR="114300" simplePos="0" relativeHeight="246111232" behindDoc="1" locked="0" layoutInCell="1" allowOverlap="1" wp14:anchorId="07B373D8" wp14:editId="7CBDF647">
                <wp:simplePos x="0" y="0"/>
                <wp:positionH relativeFrom="page">
                  <wp:posOffset>3649980</wp:posOffset>
                </wp:positionH>
                <wp:positionV relativeFrom="page">
                  <wp:posOffset>9917430</wp:posOffset>
                </wp:positionV>
                <wp:extent cx="263525" cy="165735"/>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4FDDD2" w14:textId="77777777" w:rsidR="00402A2B" w:rsidRDefault="00402A2B">
                            <w:pPr>
                              <w:spacing w:line="245" w:lineRule="exact"/>
                              <w:ind w:left="40"/>
                              <w:rPr>
                                <w:del w:id="426" w:author="Other Author" w:date="2020-12-22T12:03:00Z"/>
                                <w:rFonts w:ascii="Calibri"/>
                              </w:rPr>
                            </w:pPr>
                            <w:del w:id="427" w:author="Other Author" w:date="2020-12-22T12:03:00Z">
                              <w:r>
                                <w:fldChar w:fldCharType="begin"/>
                              </w:r>
                              <w:r>
                                <w:rPr>
                                  <w:rFonts w:ascii="Calibri"/>
                                </w:rPr>
                                <w:delInstrText xml:space="preserve"> PAGE </w:delInstrText>
                              </w:r>
                              <w:r>
                                <w:fldChar w:fldCharType="separate"/>
                              </w:r>
                              <w:r>
                                <w:delText>124</w:delText>
                              </w:r>
                              <w: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B373D8" id="_x0000_t202" coordsize="21600,21600" o:spt="202" path="m,l,21600r21600,l21600,xe">
                <v:stroke joinstyle="miter"/>
                <v:path gradientshapeok="t" o:connecttype="rect"/>
              </v:shapetype>
              <v:shape id="Text Box 2" o:spid="_x0000_s1034" type="#_x0000_t202" style="position:absolute;margin-left:287.4pt;margin-top:780.9pt;width:20.75pt;height:13.05pt;z-index:-25720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" filled="f" stroked="f">
                <v:textbox inset="0,0,0,0">
                  <w:txbxContent>
                    <w:p w14:paraId="0E4FDDD2" w14:textId="77777777" w:rsidR="00402A2B" w:rsidRDefault="00402A2B">
                      <w:pPr>
                        <w:spacing w:line="245" w:lineRule="exact"/>
                        <w:ind w:left="40"/>
                        <w:rPr>
                          <w:del w:id="428" w:author="Other Author" w:date="2020-12-22T12:03:00Z"/>
                          <w:rFonts w:ascii="Calibri"/>
                        </w:rPr>
                      </w:pPr>
                      <w:del w:id="429" w:author="Other Author" w:date="2020-12-22T12:03:00Z">
                        <w:r>
                          <w:fldChar w:fldCharType="begin"/>
                        </w:r>
                        <w:r>
                          <w:rPr>
                            <w:rFonts w:ascii="Calibri"/>
                          </w:rPr>
                          <w:delInstrText xml:space="preserve"> PAGE </w:delInstrText>
                        </w:r>
                        <w:r>
                          <w:fldChar w:fldCharType="separate"/>
                        </w:r>
                        <w:r>
                          <w:delText>124</w:delText>
                        </w:r>
                        <w:r>
                          <w:fldChar w:fldCharType="end"/>
                        </w:r>
                      </w:del>
                    </w:p>
                  </w:txbxContent>
                </v:textbox>
                <w10:wrap anchorx="page" anchory="page"/>
              </v:shape>
            </w:pict>
          </mc:Fallback>
        </mc:AlternateContent>
      </w:r>
    </w:del>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BBC0D6" w14:textId="1D5D4CB7" w:rsidR="00402A2B" w:rsidRDefault="00E4339B">
    <w:pPr>
      <w:pStyle w:val="BodyText"/>
      <w:spacing w:line="14" w:lineRule="auto"/>
      <w:rPr>
        <w:sz w:val="20"/>
      </w:rPr>
    </w:pPr>
    <w:r>
      <w:rPr>
        <w:noProof/>
      </w:rPr>
      <mc:AlternateContent>
        <mc:Choice Requires="wps">
          <w:drawing>
            <wp:anchor distT="0" distB="0" distL="114300" distR="114300" simplePos="0" relativeHeight="246112256" behindDoc="1" locked="0" layoutInCell="1" allowOverlap="1" wp14:anchorId="0A6FEA7B" wp14:editId="119507EA">
              <wp:simplePos x="0" y="0"/>
              <wp:positionH relativeFrom="page">
                <wp:posOffset>3649980</wp:posOffset>
              </wp:positionH>
              <wp:positionV relativeFrom="page">
                <wp:posOffset>9917430</wp:posOffset>
              </wp:positionV>
              <wp:extent cx="26352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5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D31A5" w14:textId="77777777" w:rsidR="00402A2B" w:rsidRDefault="00402A2B">
                          <w:pPr>
                            <w:spacing w:line="245" w:lineRule="exact"/>
                            <w:ind w:left="40"/>
                            <w:rPr>
                              <w:rFonts w:ascii="Calibri"/>
                            </w:rPr>
                          </w:pPr>
                          <w:r>
                            <w:fldChar w:fldCharType="begin"/>
                          </w:r>
                          <w:r>
                            <w:rPr>
                              <w:rFonts w:ascii="Calibri"/>
                            </w:rPr>
                            <w:instrText xml:space="preserve"> PAGE </w:instrText>
                          </w:r>
                          <w:r>
                            <w:fldChar w:fldCharType="separate"/>
                          </w:r>
                          <w:r>
                            <w:t>130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6FEA7B" id="_x0000_t202" coordsize="21600,21600" o:spt="202" path="m,l,21600r21600,l21600,xe">
              <v:stroke joinstyle="miter"/>
              <v:path gradientshapeok="t" o:connecttype="rect"/>
            </v:shapetype>
            <v:shape id="Text Box 1" o:spid="_x0000_s1035" type="#_x0000_t202" style="position:absolute;margin-left:287.4pt;margin-top:780.9pt;width:20.75pt;height:13.05pt;z-index:-25720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" filled="f" stroked="f">
              <v:textbox inset="0,0,0,0">
                <w:txbxContent>
                  <w:p w14:paraId="1EBD31A5" w14:textId="77777777" w:rsidR="00402A2B" w:rsidRDefault="00402A2B">
                    <w:pPr>
                      <w:spacing w:line="245" w:lineRule="exact"/>
                      <w:ind w:left="40"/>
                      <w:rPr>
                        <w:rFonts w:ascii="Calibri"/>
                      </w:rPr>
                    </w:pPr>
                    <w:r>
                      <w:fldChar w:fldCharType="begin"/>
                    </w:r>
                    <w:r>
                      <w:rPr>
                        <w:rFonts w:ascii="Calibri"/>
                      </w:rPr>
                      <w:instrText xml:space="preserve"> PAGE </w:instrText>
                    </w:r>
                    <w:r>
                      <w:fldChar w:fldCharType="separate"/>
                    </w:r>
                    <w:r>
                      <w:t>130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61D4EC" w14:textId="77777777" w:rsidR="00402A2B" w:rsidRDefault="00402A2B">
      <w:r>
        <w:separator/>
      </w:r>
    </w:p>
  </w:footnote>
  <w:footnote w:type="continuationSeparator" w:id="0">
    <w:p w14:paraId="70963DEA" w14:textId="77777777" w:rsidR="00402A2B" w:rsidRDefault="00402A2B">
      <w:r>
        <w:continuationSeparator/>
      </w:r>
    </w:p>
  </w:footnote>
  <w:footnote w:type="continuationNotice" w:id="1">
    <w:p w14:paraId="6F3E7BBF" w14:textId="77777777" w:rsidR="00402A2B" w:rsidRDefault="00402A2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01ECDE" w14:textId="77777777" w:rsidR="00402A2B" w:rsidRDefault="00402A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FB27DB"/>
    <w:multiLevelType w:val="hybridMultilevel"/>
    <w:tmpl w:val="4D30A334"/>
    <w:lvl w:ilvl="0" w:tplc="6AA0E672">
      <w:start w:val="1"/>
      <w:numFmt w:val="lowerLetter"/>
      <w:lvlText w:val="%1."/>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1" w:tplc="4D8C42E4">
      <w:start w:val="1"/>
      <w:numFmt w:val="decimal"/>
      <w:lvlText w:val="%2."/>
      <w:lvlJc w:val="left"/>
      <w:pPr>
        <w:ind w:left="1240" w:hanging="360"/>
        <w:jc w:val="left"/>
      </w:pPr>
      <w:rPr>
        <w:rFonts w:ascii="Times New Roman" w:eastAsia="Times New Roman" w:hAnsi="Times New Roman" w:cs="Times New Roman" w:hint="default"/>
        <w:b/>
        <w:bCs/>
        <w:spacing w:val="-4"/>
        <w:w w:val="99"/>
        <w:sz w:val="24"/>
        <w:szCs w:val="24"/>
        <w:lang w:val="en-US" w:eastAsia="en-US" w:bidi="en-US"/>
      </w:rPr>
    </w:lvl>
    <w:lvl w:ilvl="2" w:tplc="86A4E918">
      <w:numFmt w:val="bullet"/>
      <w:lvlText w:val="•"/>
      <w:lvlJc w:val="left"/>
      <w:pPr>
        <w:ind w:left="2260" w:hanging="360"/>
      </w:pPr>
      <w:rPr>
        <w:rFonts w:hint="default"/>
        <w:lang w:val="en-US" w:eastAsia="en-US" w:bidi="en-US"/>
      </w:rPr>
    </w:lvl>
    <w:lvl w:ilvl="3" w:tplc="D326FDB4">
      <w:numFmt w:val="bullet"/>
      <w:lvlText w:val="•"/>
      <w:lvlJc w:val="left"/>
      <w:pPr>
        <w:ind w:left="3281" w:hanging="360"/>
      </w:pPr>
      <w:rPr>
        <w:rFonts w:hint="default"/>
        <w:lang w:val="en-US" w:eastAsia="en-US" w:bidi="en-US"/>
      </w:rPr>
    </w:lvl>
    <w:lvl w:ilvl="4" w:tplc="83EECE46">
      <w:numFmt w:val="bullet"/>
      <w:lvlText w:val="•"/>
      <w:lvlJc w:val="left"/>
      <w:pPr>
        <w:ind w:left="4302" w:hanging="360"/>
      </w:pPr>
      <w:rPr>
        <w:rFonts w:hint="default"/>
        <w:lang w:val="en-US" w:eastAsia="en-US" w:bidi="en-US"/>
      </w:rPr>
    </w:lvl>
    <w:lvl w:ilvl="5" w:tplc="F4F0611A">
      <w:numFmt w:val="bullet"/>
      <w:lvlText w:val="•"/>
      <w:lvlJc w:val="left"/>
      <w:pPr>
        <w:ind w:left="5322" w:hanging="360"/>
      </w:pPr>
      <w:rPr>
        <w:rFonts w:hint="default"/>
        <w:lang w:val="en-US" w:eastAsia="en-US" w:bidi="en-US"/>
      </w:rPr>
    </w:lvl>
    <w:lvl w:ilvl="6" w:tplc="805E0D1E">
      <w:numFmt w:val="bullet"/>
      <w:lvlText w:val="•"/>
      <w:lvlJc w:val="left"/>
      <w:pPr>
        <w:ind w:left="6343" w:hanging="360"/>
      </w:pPr>
      <w:rPr>
        <w:rFonts w:hint="default"/>
        <w:lang w:val="en-US" w:eastAsia="en-US" w:bidi="en-US"/>
      </w:rPr>
    </w:lvl>
    <w:lvl w:ilvl="7" w:tplc="94C60048">
      <w:numFmt w:val="bullet"/>
      <w:lvlText w:val="•"/>
      <w:lvlJc w:val="left"/>
      <w:pPr>
        <w:ind w:left="7364" w:hanging="360"/>
      </w:pPr>
      <w:rPr>
        <w:rFonts w:hint="default"/>
        <w:lang w:val="en-US" w:eastAsia="en-US" w:bidi="en-US"/>
      </w:rPr>
    </w:lvl>
    <w:lvl w:ilvl="8" w:tplc="4A82AFAE">
      <w:numFmt w:val="bullet"/>
      <w:lvlText w:val="•"/>
      <w:lvlJc w:val="left"/>
      <w:pPr>
        <w:ind w:left="8384" w:hanging="360"/>
      </w:pPr>
      <w:rPr>
        <w:rFonts w:hint="default"/>
        <w:lang w:val="en-US" w:eastAsia="en-US" w:bidi="en-US"/>
      </w:rPr>
    </w:lvl>
  </w:abstractNum>
  <w:abstractNum w:abstractNumId="1" w15:restartNumberingAfterBreak="0">
    <w:nsid w:val="211B3D06"/>
    <w:multiLevelType w:val="hybridMultilevel"/>
    <w:tmpl w:val="B9F6AF78"/>
    <w:lvl w:ilvl="0" w:tplc="1E0AD1DE">
      <w:start w:val="1"/>
      <w:numFmt w:val="lowerLetter"/>
      <w:lvlText w:val="%1."/>
      <w:lvlJc w:val="left"/>
      <w:pPr>
        <w:ind w:left="880" w:hanging="360"/>
        <w:jc w:val="left"/>
      </w:pPr>
      <w:rPr>
        <w:rFonts w:ascii="Times New Roman" w:eastAsia="Times New Roman" w:hAnsi="Times New Roman" w:cs="Times New Roman" w:hint="default"/>
        <w:b/>
        <w:bCs/>
        <w:spacing w:val="-4"/>
        <w:w w:val="99"/>
        <w:sz w:val="24"/>
        <w:szCs w:val="24"/>
        <w:lang w:val="en-US" w:eastAsia="en-US" w:bidi="en-US"/>
      </w:rPr>
    </w:lvl>
    <w:lvl w:ilvl="1" w:tplc="E74ABA2E">
      <w:start w:val="1"/>
      <w:numFmt w:val="decimal"/>
      <w:lvlText w:val="%2."/>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2" w:tplc="1158CDC0">
      <w:numFmt w:val="bullet"/>
      <w:lvlText w:val="•"/>
      <w:lvlJc w:val="left"/>
      <w:pPr>
        <w:ind w:left="2789" w:hanging="360"/>
      </w:pPr>
      <w:rPr>
        <w:rFonts w:hint="default"/>
        <w:lang w:val="en-US" w:eastAsia="en-US" w:bidi="en-US"/>
      </w:rPr>
    </w:lvl>
    <w:lvl w:ilvl="3" w:tplc="CFC2DADA">
      <w:numFmt w:val="bullet"/>
      <w:lvlText w:val="•"/>
      <w:lvlJc w:val="left"/>
      <w:pPr>
        <w:ind w:left="3743" w:hanging="360"/>
      </w:pPr>
      <w:rPr>
        <w:rFonts w:hint="default"/>
        <w:lang w:val="en-US" w:eastAsia="en-US" w:bidi="en-US"/>
      </w:rPr>
    </w:lvl>
    <w:lvl w:ilvl="4" w:tplc="894A50F0">
      <w:numFmt w:val="bullet"/>
      <w:lvlText w:val="•"/>
      <w:lvlJc w:val="left"/>
      <w:pPr>
        <w:ind w:left="4698" w:hanging="360"/>
      </w:pPr>
      <w:rPr>
        <w:rFonts w:hint="default"/>
        <w:lang w:val="en-US" w:eastAsia="en-US" w:bidi="en-US"/>
      </w:rPr>
    </w:lvl>
    <w:lvl w:ilvl="5" w:tplc="893652C0">
      <w:numFmt w:val="bullet"/>
      <w:lvlText w:val="•"/>
      <w:lvlJc w:val="left"/>
      <w:pPr>
        <w:ind w:left="5653" w:hanging="360"/>
      </w:pPr>
      <w:rPr>
        <w:rFonts w:hint="default"/>
        <w:lang w:val="en-US" w:eastAsia="en-US" w:bidi="en-US"/>
      </w:rPr>
    </w:lvl>
    <w:lvl w:ilvl="6" w:tplc="F1F4A922">
      <w:numFmt w:val="bullet"/>
      <w:lvlText w:val="•"/>
      <w:lvlJc w:val="left"/>
      <w:pPr>
        <w:ind w:left="6607" w:hanging="360"/>
      </w:pPr>
      <w:rPr>
        <w:rFonts w:hint="default"/>
        <w:lang w:val="en-US" w:eastAsia="en-US" w:bidi="en-US"/>
      </w:rPr>
    </w:lvl>
    <w:lvl w:ilvl="7" w:tplc="F29CF8B6">
      <w:numFmt w:val="bullet"/>
      <w:lvlText w:val="•"/>
      <w:lvlJc w:val="left"/>
      <w:pPr>
        <w:ind w:left="7562" w:hanging="360"/>
      </w:pPr>
      <w:rPr>
        <w:rFonts w:hint="default"/>
        <w:lang w:val="en-US" w:eastAsia="en-US" w:bidi="en-US"/>
      </w:rPr>
    </w:lvl>
    <w:lvl w:ilvl="8" w:tplc="2B3E3B52">
      <w:numFmt w:val="bullet"/>
      <w:lvlText w:val="•"/>
      <w:lvlJc w:val="left"/>
      <w:pPr>
        <w:ind w:left="8517" w:hanging="360"/>
      </w:pPr>
      <w:rPr>
        <w:rFonts w:hint="default"/>
        <w:lang w:val="en-US" w:eastAsia="en-US" w:bidi="en-US"/>
      </w:rPr>
    </w:lvl>
  </w:abstractNum>
  <w:abstractNum w:abstractNumId="2" w15:restartNumberingAfterBreak="0">
    <w:nsid w:val="228911EF"/>
    <w:multiLevelType w:val="hybridMultilevel"/>
    <w:tmpl w:val="6E7C03A6"/>
    <w:lvl w:ilvl="0" w:tplc="78885F82">
      <w:start w:val="1"/>
      <w:numFmt w:val="lowerLetter"/>
      <w:lvlText w:val="%1."/>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1" w:tplc="7676023E">
      <w:start w:val="1"/>
      <w:numFmt w:val="decimal"/>
      <w:lvlText w:val="%2."/>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2" w:tplc="62107A28">
      <w:start w:val="1"/>
      <w:numFmt w:val="lowerLetter"/>
      <w:lvlText w:val="%3."/>
      <w:lvlJc w:val="left"/>
      <w:pPr>
        <w:ind w:left="880" w:hanging="360"/>
        <w:jc w:val="left"/>
      </w:pPr>
      <w:rPr>
        <w:rFonts w:ascii="Times New Roman" w:eastAsia="Times New Roman" w:hAnsi="Times New Roman" w:cs="Times New Roman" w:hint="default"/>
        <w:b/>
        <w:bCs/>
        <w:spacing w:val="-4"/>
        <w:w w:val="99"/>
        <w:sz w:val="24"/>
        <w:szCs w:val="24"/>
        <w:lang w:val="en-US" w:eastAsia="en-US" w:bidi="en-US"/>
      </w:rPr>
    </w:lvl>
    <w:lvl w:ilvl="3" w:tplc="CA024A52">
      <w:start w:val="1"/>
      <w:numFmt w:val="lowerLetter"/>
      <w:lvlText w:val="%4."/>
      <w:lvlJc w:val="left"/>
      <w:pPr>
        <w:ind w:left="1240" w:hanging="360"/>
        <w:jc w:val="left"/>
      </w:pPr>
      <w:rPr>
        <w:rFonts w:ascii="Times New Roman" w:eastAsia="Times New Roman" w:hAnsi="Times New Roman" w:cs="Times New Roman" w:hint="default"/>
        <w:spacing w:val="-8"/>
        <w:w w:val="99"/>
        <w:sz w:val="24"/>
        <w:szCs w:val="24"/>
        <w:lang w:val="en-US" w:eastAsia="en-US" w:bidi="en-US"/>
      </w:rPr>
    </w:lvl>
    <w:lvl w:ilvl="4" w:tplc="B12A4538">
      <w:numFmt w:val="bullet"/>
      <w:lvlText w:val="•"/>
      <w:lvlJc w:val="left"/>
      <w:pPr>
        <w:ind w:left="4302" w:hanging="360"/>
      </w:pPr>
      <w:rPr>
        <w:rFonts w:hint="default"/>
        <w:lang w:val="en-US" w:eastAsia="en-US" w:bidi="en-US"/>
      </w:rPr>
    </w:lvl>
    <w:lvl w:ilvl="5" w:tplc="D2EAF562">
      <w:numFmt w:val="bullet"/>
      <w:lvlText w:val="•"/>
      <w:lvlJc w:val="left"/>
      <w:pPr>
        <w:ind w:left="5322" w:hanging="360"/>
      </w:pPr>
      <w:rPr>
        <w:rFonts w:hint="default"/>
        <w:lang w:val="en-US" w:eastAsia="en-US" w:bidi="en-US"/>
      </w:rPr>
    </w:lvl>
    <w:lvl w:ilvl="6" w:tplc="63A66F62">
      <w:numFmt w:val="bullet"/>
      <w:lvlText w:val="•"/>
      <w:lvlJc w:val="left"/>
      <w:pPr>
        <w:ind w:left="6343" w:hanging="360"/>
      </w:pPr>
      <w:rPr>
        <w:rFonts w:hint="default"/>
        <w:lang w:val="en-US" w:eastAsia="en-US" w:bidi="en-US"/>
      </w:rPr>
    </w:lvl>
    <w:lvl w:ilvl="7" w:tplc="9DA8AFFC">
      <w:numFmt w:val="bullet"/>
      <w:lvlText w:val="•"/>
      <w:lvlJc w:val="left"/>
      <w:pPr>
        <w:ind w:left="7364" w:hanging="360"/>
      </w:pPr>
      <w:rPr>
        <w:rFonts w:hint="default"/>
        <w:lang w:val="en-US" w:eastAsia="en-US" w:bidi="en-US"/>
      </w:rPr>
    </w:lvl>
    <w:lvl w:ilvl="8" w:tplc="0B3A0C3A">
      <w:numFmt w:val="bullet"/>
      <w:lvlText w:val="•"/>
      <w:lvlJc w:val="left"/>
      <w:pPr>
        <w:ind w:left="8384" w:hanging="360"/>
      </w:pPr>
      <w:rPr>
        <w:rFonts w:hint="default"/>
        <w:lang w:val="en-US" w:eastAsia="en-US" w:bidi="en-US"/>
      </w:rPr>
    </w:lvl>
  </w:abstractNum>
  <w:abstractNum w:abstractNumId="3" w15:restartNumberingAfterBreak="0">
    <w:nsid w:val="25AE42D0"/>
    <w:multiLevelType w:val="hybridMultilevel"/>
    <w:tmpl w:val="B8925582"/>
    <w:lvl w:ilvl="0" w:tplc="F1004A9E">
      <w:start w:val="1"/>
      <w:numFmt w:val="lowerLetter"/>
      <w:lvlText w:val="%1."/>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1" w:tplc="F1D88186">
      <w:start w:val="1"/>
      <w:numFmt w:val="decimal"/>
      <w:lvlText w:val="%2."/>
      <w:lvlJc w:val="left"/>
      <w:pPr>
        <w:ind w:left="1240" w:hanging="360"/>
        <w:jc w:val="left"/>
      </w:pPr>
      <w:rPr>
        <w:rFonts w:ascii="Times New Roman" w:eastAsia="Times New Roman" w:hAnsi="Times New Roman" w:cs="Times New Roman" w:hint="default"/>
        <w:b/>
        <w:bCs/>
        <w:spacing w:val="-4"/>
        <w:w w:val="99"/>
        <w:sz w:val="24"/>
        <w:szCs w:val="24"/>
        <w:lang w:val="en-US" w:eastAsia="en-US" w:bidi="en-US"/>
      </w:rPr>
    </w:lvl>
    <w:lvl w:ilvl="2" w:tplc="7108CF6A">
      <w:numFmt w:val="bullet"/>
      <w:lvlText w:val="•"/>
      <w:lvlJc w:val="left"/>
      <w:pPr>
        <w:ind w:left="2260" w:hanging="360"/>
      </w:pPr>
      <w:rPr>
        <w:rFonts w:hint="default"/>
        <w:lang w:val="en-US" w:eastAsia="en-US" w:bidi="en-US"/>
      </w:rPr>
    </w:lvl>
    <w:lvl w:ilvl="3" w:tplc="CBAE5A1E">
      <w:numFmt w:val="bullet"/>
      <w:lvlText w:val="•"/>
      <w:lvlJc w:val="left"/>
      <w:pPr>
        <w:ind w:left="3281" w:hanging="360"/>
      </w:pPr>
      <w:rPr>
        <w:rFonts w:hint="default"/>
        <w:lang w:val="en-US" w:eastAsia="en-US" w:bidi="en-US"/>
      </w:rPr>
    </w:lvl>
    <w:lvl w:ilvl="4" w:tplc="C94CE230">
      <w:numFmt w:val="bullet"/>
      <w:lvlText w:val="•"/>
      <w:lvlJc w:val="left"/>
      <w:pPr>
        <w:ind w:left="4302" w:hanging="360"/>
      </w:pPr>
      <w:rPr>
        <w:rFonts w:hint="default"/>
        <w:lang w:val="en-US" w:eastAsia="en-US" w:bidi="en-US"/>
      </w:rPr>
    </w:lvl>
    <w:lvl w:ilvl="5" w:tplc="D7988238">
      <w:numFmt w:val="bullet"/>
      <w:lvlText w:val="•"/>
      <w:lvlJc w:val="left"/>
      <w:pPr>
        <w:ind w:left="5322" w:hanging="360"/>
      </w:pPr>
      <w:rPr>
        <w:rFonts w:hint="default"/>
        <w:lang w:val="en-US" w:eastAsia="en-US" w:bidi="en-US"/>
      </w:rPr>
    </w:lvl>
    <w:lvl w:ilvl="6" w:tplc="05BC5126">
      <w:numFmt w:val="bullet"/>
      <w:lvlText w:val="•"/>
      <w:lvlJc w:val="left"/>
      <w:pPr>
        <w:ind w:left="6343" w:hanging="360"/>
      </w:pPr>
      <w:rPr>
        <w:rFonts w:hint="default"/>
        <w:lang w:val="en-US" w:eastAsia="en-US" w:bidi="en-US"/>
      </w:rPr>
    </w:lvl>
    <w:lvl w:ilvl="7" w:tplc="991C65DE">
      <w:numFmt w:val="bullet"/>
      <w:lvlText w:val="•"/>
      <w:lvlJc w:val="left"/>
      <w:pPr>
        <w:ind w:left="7364" w:hanging="360"/>
      </w:pPr>
      <w:rPr>
        <w:rFonts w:hint="default"/>
        <w:lang w:val="en-US" w:eastAsia="en-US" w:bidi="en-US"/>
      </w:rPr>
    </w:lvl>
    <w:lvl w:ilvl="8" w:tplc="4B4281A4">
      <w:numFmt w:val="bullet"/>
      <w:lvlText w:val="•"/>
      <w:lvlJc w:val="left"/>
      <w:pPr>
        <w:ind w:left="8384" w:hanging="360"/>
      </w:pPr>
      <w:rPr>
        <w:rFonts w:hint="default"/>
        <w:lang w:val="en-US" w:eastAsia="en-US" w:bidi="en-US"/>
      </w:rPr>
    </w:lvl>
  </w:abstractNum>
  <w:abstractNum w:abstractNumId="4" w15:restartNumberingAfterBreak="0">
    <w:nsid w:val="30003C0E"/>
    <w:multiLevelType w:val="hybridMultilevel"/>
    <w:tmpl w:val="4F1EC632"/>
    <w:lvl w:ilvl="0" w:tplc="0BAE7B66">
      <w:start w:val="1"/>
      <w:numFmt w:val="decimal"/>
      <w:lvlText w:val="%1."/>
      <w:lvlJc w:val="left"/>
      <w:pPr>
        <w:ind w:left="829" w:hanging="361"/>
        <w:jc w:val="left"/>
      </w:pPr>
      <w:rPr>
        <w:rFonts w:ascii="Times New Roman" w:eastAsia="Times New Roman" w:hAnsi="Times New Roman" w:cs="Times New Roman" w:hint="default"/>
        <w:spacing w:val="-7"/>
        <w:w w:val="99"/>
        <w:sz w:val="24"/>
        <w:szCs w:val="24"/>
        <w:lang w:val="en-US" w:eastAsia="en-US" w:bidi="en-US"/>
      </w:rPr>
    </w:lvl>
    <w:lvl w:ilvl="1" w:tplc="79A07C0C">
      <w:numFmt w:val="bullet"/>
      <w:lvlText w:val="•"/>
      <w:lvlJc w:val="left"/>
      <w:pPr>
        <w:ind w:left="1039" w:hanging="361"/>
      </w:pPr>
      <w:rPr>
        <w:rFonts w:hint="default"/>
        <w:lang w:val="en-US" w:eastAsia="en-US" w:bidi="en-US"/>
      </w:rPr>
    </w:lvl>
    <w:lvl w:ilvl="2" w:tplc="41DC024E">
      <w:numFmt w:val="bullet"/>
      <w:lvlText w:val="•"/>
      <w:lvlJc w:val="left"/>
      <w:pPr>
        <w:ind w:left="1259" w:hanging="361"/>
      </w:pPr>
      <w:rPr>
        <w:rFonts w:hint="default"/>
        <w:lang w:val="en-US" w:eastAsia="en-US" w:bidi="en-US"/>
      </w:rPr>
    </w:lvl>
    <w:lvl w:ilvl="3" w:tplc="E716FD5C">
      <w:numFmt w:val="bullet"/>
      <w:lvlText w:val="•"/>
      <w:lvlJc w:val="left"/>
      <w:pPr>
        <w:ind w:left="1478" w:hanging="361"/>
      </w:pPr>
      <w:rPr>
        <w:rFonts w:hint="default"/>
        <w:lang w:val="en-US" w:eastAsia="en-US" w:bidi="en-US"/>
      </w:rPr>
    </w:lvl>
    <w:lvl w:ilvl="4" w:tplc="73E6C4B2">
      <w:numFmt w:val="bullet"/>
      <w:lvlText w:val="•"/>
      <w:lvlJc w:val="left"/>
      <w:pPr>
        <w:ind w:left="1698" w:hanging="361"/>
      </w:pPr>
      <w:rPr>
        <w:rFonts w:hint="default"/>
        <w:lang w:val="en-US" w:eastAsia="en-US" w:bidi="en-US"/>
      </w:rPr>
    </w:lvl>
    <w:lvl w:ilvl="5" w:tplc="67CA0A66">
      <w:numFmt w:val="bullet"/>
      <w:lvlText w:val="•"/>
      <w:lvlJc w:val="left"/>
      <w:pPr>
        <w:ind w:left="1917" w:hanging="361"/>
      </w:pPr>
      <w:rPr>
        <w:rFonts w:hint="default"/>
        <w:lang w:val="en-US" w:eastAsia="en-US" w:bidi="en-US"/>
      </w:rPr>
    </w:lvl>
    <w:lvl w:ilvl="6" w:tplc="51AED2C0">
      <w:numFmt w:val="bullet"/>
      <w:lvlText w:val="•"/>
      <w:lvlJc w:val="left"/>
      <w:pPr>
        <w:ind w:left="2137" w:hanging="361"/>
      </w:pPr>
      <w:rPr>
        <w:rFonts w:hint="default"/>
        <w:lang w:val="en-US" w:eastAsia="en-US" w:bidi="en-US"/>
      </w:rPr>
    </w:lvl>
    <w:lvl w:ilvl="7" w:tplc="C7964DCA">
      <w:numFmt w:val="bullet"/>
      <w:lvlText w:val="•"/>
      <w:lvlJc w:val="left"/>
      <w:pPr>
        <w:ind w:left="2356" w:hanging="361"/>
      </w:pPr>
      <w:rPr>
        <w:rFonts w:hint="default"/>
        <w:lang w:val="en-US" w:eastAsia="en-US" w:bidi="en-US"/>
      </w:rPr>
    </w:lvl>
    <w:lvl w:ilvl="8" w:tplc="9BA6C7FC">
      <w:numFmt w:val="bullet"/>
      <w:lvlText w:val="•"/>
      <w:lvlJc w:val="left"/>
      <w:pPr>
        <w:ind w:left="2576" w:hanging="361"/>
      </w:pPr>
      <w:rPr>
        <w:rFonts w:hint="default"/>
        <w:lang w:val="en-US" w:eastAsia="en-US" w:bidi="en-US"/>
      </w:rPr>
    </w:lvl>
  </w:abstractNum>
  <w:abstractNum w:abstractNumId="5" w15:restartNumberingAfterBreak="0">
    <w:nsid w:val="34DD4E69"/>
    <w:multiLevelType w:val="hybridMultilevel"/>
    <w:tmpl w:val="C4C07FB6"/>
    <w:lvl w:ilvl="0" w:tplc="FE6C25DA">
      <w:start w:val="1"/>
      <w:numFmt w:val="decimal"/>
      <w:lvlText w:val="%1."/>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1" w:tplc="8C0C3EC6">
      <w:start w:val="2"/>
      <w:numFmt w:val="decimal"/>
      <w:lvlText w:val="%2."/>
      <w:lvlJc w:val="left"/>
      <w:pPr>
        <w:ind w:left="880" w:hanging="360"/>
        <w:jc w:val="left"/>
      </w:pPr>
      <w:rPr>
        <w:rFonts w:ascii="Times New Roman" w:eastAsia="Times New Roman" w:hAnsi="Times New Roman" w:cs="Times New Roman" w:hint="default"/>
        <w:b/>
        <w:bCs/>
        <w:spacing w:val="-4"/>
        <w:w w:val="99"/>
        <w:sz w:val="24"/>
        <w:szCs w:val="24"/>
        <w:lang w:val="en-US" w:eastAsia="en-US" w:bidi="en-US"/>
      </w:rPr>
    </w:lvl>
    <w:lvl w:ilvl="2" w:tplc="85DCCB78">
      <w:start w:val="1"/>
      <w:numFmt w:val="lowerLetter"/>
      <w:lvlText w:val="%3."/>
      <w:lvlJc w:val="left"/>
      <w:pPr>
        <w:ind w:left="1240" w:hanging="360"/>
        <w:jc w:val="left"/>
      </w:pPr>
      <w:rPr>
        <w:rFonts w:ascii="Times New Roman" w:eastAsia="Times New Roman" w:hAnsi="Times New Roman" w:cs="Times New Roman" w:hint="default"/>
        <w:b/>
        <w:bCs/>
        <w:spacing w:val="-8"/>
        <w:w w:val="99"/>
        <w:sz w:val="24"/>
        <w:szCs w:val="24"/>
        <w:lang w:val="en-US" w:eastAsia="en-US" w:bidi="en-US"/>
      </w:rPr>
    </w:lvl>
    <w:lvl w:ilvl="3" w:tplc="53E4A604">
      <w:start w:val="1"/>
      <w:numFmt w:val="lowerLetter"/>
      <w:lvlText w:val="%4."/>
      <w:lvlJc w:val="left"/>
      <w:pPr>
        <w:ind w:left="1600" w:hanging="360"/>
        <w:jc w:val="left"/>
      </w:pPr>
      <w:rPr>
        <w:rFonts w:ascii="Times New Roman" w:eastAsia="Times New Roman" w:hAnsi="Times New Roman" w:cs="Times New Roman" w:hint="default"/>
        <w:b/>
        <w:bCs/>
        <w:spacing w:val="-4"/>
        <w:w w:val="99"/>
        <w:sz w:val="24"/>
        <w:szCs w:val="24"/>
        <w:lang w:val="en-US" w:eastAsia="en-US" w:bidi="en-US"/>
      </w:rPr>
    </w:lvl>
    <w:lvl w:ilvl="4" w:tplc="683C356E">
      <w:numFmt w:val="bullet"/>
      <w:lvlText w:val="•"/>
      <w:lvlJc w:val="left"/>
      <w:pPr>
        <w:ind w:left="3806" w:hanging="360"/>
      </w:pPr>
      <w:rPr>
        <w:rFonts w:hint="default"/>
        <w:lang w:val="en-US" w:eastAsia="en-US" w:bidi="en-US"/>
      </w:rPr>
    </w:lvl>
    <w:lvl w:ilvl="5" w:tplc="088061C8">
      <w:numFmt w:val="bullet"/>
      <w:lvlText w:val="•"/>
      <w:lvlJc w:val="left"/>
      <w:pPr>
        <w:ind w:left="4909" w:hanging="360"/>
      </w:pPr>
      <w:rPr>
        <w:rFonts w:hint="default"/>
        <w:lang w:val="en-US" w:eastAsia="en-US" w:bidi="en-US"/>
      </w:rPr>
    </w:lvl>
    <w:lvl w:ilvl="6" w:tplc="92843D30">
      <w:numFmt w:val="bullet"/>
      <w:lvlText w:val="•"/>
      <w:lvlJc w:val="left"/>
      <w:pPr>
        <w:ind w:left="6013" w:hanging="360"/>
      </w:pPr>
      <w:rPr>
        <w:rFonts w:hint="default"/>
        <w:lang w:val="en-US" w:eastAsia="en-US" w:bidi="en-US"/>
      </w:rPr>
    </w:lvl>
    <w:lvl w:ilvl="7" w:tplc="DD9E8D24">
      <w:numFmt w:val="bullet"/>
      <w:lvlText w:val="•"/>
      <w:lvlJc w:val="left"/>
      <w:pPr>
        <w:ind w:left="7116" w:hanging="360"/>
      </w:pPr>
      <w:rPr>
        <w:rFonts w:hint="default"/>
        <w:lang w:val="en-US" w:eastAsia="en-US" w:bidi="en-US"/>
      </w:rPr>
    </w:lvl>
    <w:lvl w:ilvl="8" w:tplc="0F2EA898">
      <w:numFmt w:val="bullet"/>
      <w:lvlText w:val="•"/>
      <w:lvlJc w:val="left"/>
      <w:pPr>
        <w:ind w:left="8219" w:hanging="360"/>
      </w:pPr>
      <w:rPr>
        <w:rFonts w:hint="default"/>
        <w:lang w:val="en-US" w:eastAsia="en-US" w:bidi="en-US"/>
      </w:rPr>
    </w:lvl>
  </w:abstractNum>
  <w:abstractNum w:abstractNumId="6" w15:restartNumberingAfterBreak="0">
    <w:nsid w:val="407D2F5E"/>
    <w:multiLevelType w:val="hybridMultilevel"/>
    <w:tmpl w:val="B028863C"/>
    <w:lvl w:ilvl="0" w:tplc="2AF08AEC">
      <w:start w:val="1"/>
      <w:numFmt w:val="decimal"/>
      <w:lvlText w:val="%1."/>
      <w:lvlJc w:val="left"/>
      <w:pPr>
        <w:ind w:left="880" w:hanging="360"/>
        <w:jc w:val="left"/>
      </w:pPr>
      <w:rPr>
        <w:rFonts w:ascii="Times New Roman" w:eastAsia="Times New Roman" w:hAnsi="Times New Roman" w:cs="Times New Roman" w:hint="default"/>
        <w:b/>
        <w:bCs/>
        <w:spacing w:val="-20"/>
        <w:w w:val="99"/>
        <w:sz w:val="24"/>
        <w:szCs w:val="24"/>
        <w:lang w:val="en-US" w:eastAsia="en-US" w:bidi="en-US"/>
      </w:rPr>
    </w:lvl>
    <w:lvl w:ilvl="1" w:tplc="2BAAA488">
      <w:start w:val="1"/>
      <w:numFmt w:val="lowerLetter"/>
      <w:lvlText w:val="%2."/>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2" w:tplc="6CA8CFAA">
      <w:numFmt w:val="bullet"/>
      <w:lvlText w:val="•"/>
      <w:lvlJc w:val="left"/>
      <w:pPr>
        <w:ind w:left="2789" w:hanging="360"/>
      </w:pPr>
      <w:rPr>
        <w:rFonts w:hint="default"/>
        <w:lang w:val="en-US" w:eastAsia="en-US" w:bidi="en-US"/>
      </w:rPr>
    </w:lvl>
    <w:lvl w:ilvl="3" w:tplc="21DA1CA8">
      <w:numFmt w:val="bullet"/>
      <w:lvlText w:val="•"/>
      <w:lvlJc w:val="left"/>
      <w:pPr>
        <w:ind w:left="3743" w:hanging="360"/>
      </w:pPr>
      <w:rPr>
        <w:rFonts w:hint="default"/>
        <w:lang w:val="en-US" w:eastAsia="en-US" w:bidi="en-US"/>
      </w:rPr>
    </w:lvl>
    <w:lvl w:ilvl="4" w:tplc="BFD4A112">
      <w:numFmt w:val="bullet"/>
      <w:lvlText w:val="•"/>
      <w:lvlJc w:val="left"/>
      <w:pPr>
        <w:ind w:left="4698" w:hanging="360"/>
      </w:pPr>
      <w:rPr>
        <w:rFonts w:hint="default"/>
        <w:lang w:val="en-US" w:eastAsia="en-US" w:bidi="en-US"/>
      </w:rPr>
    </w:lvl>
    <w:lvl w:ilvl="5" w:tplc="A710AF56">
      <w:numFmt w:val="bullet"/>
      <w:lvlText w:val="•"/>
      <w:lvlJc w:val="left"/>
      <w:pPr>
        <w:ind w:left="5653" w:hanging="360"/>
      </w:pPr>
      <w:rPr>
        <w:rFonts w:hint="default"/>
        <w:lang w:val="en-US" w:eastAsia="en-US" w:bidi="en-US"/>
      </w:rPr>
    </w:lvl>
    <w:lvl w:ilvl="6" w:tplc="180E1D2A">
      <w:numFmt w:val="bullet"/>
      <w:lvlText w:val="•"/>
      <w:lvlJc w:val="left"/>
      <w:pPr>
        <w:ind w:left="6607" w:hanging="360"/>
      </w:pPr>
      <w:rPr>
        <w:rFonts w:hint="default"/>
        <w:lang w:val="en-US" w:eastAsia="en-US" w:bidi="en-US"/>
      </w:rPr>
    </w:lvl>
    <w:lvl w:ilvl="7" w:tplc="1966BE52">
      <w:numFmt w:val="bullet"/>
      <w:lvlText w:val="•"/>
      <w:lvlJc w:val="left"/>
      <w:pPr>
        <w:ind w:left="7562" w:hanging="360"/>
      </w:pPr>
      <w:rPr>
        <w:rFonts w:hint="default"/>
        <w:lang w:val="en-US" w:eastAsia="en-US" w:bidi="en-US"/>
      </w:rPr>
    </w:lvl>
    <w:lvl w:ilvl="8" w:tplc="E5A6BB64">
      <w:numFmt w:val="bullet"/>
      <w:lvlText w:val="•"/>
      <w:lvlJc w:val="left"/>
      <w:pPr>
        <w:ind w:left="8517" w:hanging="360"/>
      </w:pPr>
      <w:rPr>
        <w:rFonts w:hint="default"/>
        <w:lang w:val="en-US" w:eastAsia="en-US" w:bidi="en-US"/>
      </w:rPr>
    </w:lvl>
  </w:abstractNum>
  <w:abstractNum w:abstractNumId="7" w15:restartNumberingAfterBreak="0">
    <w:nsid w:val="565375DD"/>
    <w:multiLevelType w:val="hybridMultilevel"/>
    <w:tmpl w:val="D6C607B6"/>
    <w:lvl w:ilvl="0" w:tplc="4712D972">
      <w:start w:val="1"/>
      <w:numFmt w:val="decimal"/>
      <w:lvlText w:val="%1."/>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1" w:tplc="A322BBC6">
      <w:start w:val="2"/>
      <w:numFmt w:val="decimal"/>
      <w:lvlText w:val="%2."/>
      <w:lvlJc w:val="left"/>
      <w:pPr>
        <w:ind w:left="880" w:hanging="360"/>
        <w:jc w:val="left"/>
      </w:pPr>
      <w:rPr>
        <w:rFonts w:ascii="Times New Roman" w:eastAsia="Times New Roman" w:hAnsi="Times New Roman" w:cs="Times New Roman" w:hint="default"/>
        <w:b/>
        <w:bCs/>
        <w:spacing w:val="-4"/>
        <w:w w:val="99"/>
        <w:sz w:val="24"/>
        <w:szCs w:val="24"/>
        <w:lang w:val="en-US" w:eastAsia="en-US" w:bidi="en-US"/>
      </w:rPr>
    </w:lvl>
    <w:lvl w:ilvl="2" w:tplc="5566898E">
      <w:start w:val="1"/>
      <w:numFmt w:val="lowerLetter"/>
      <w:lvlText w:val="%3."/>
      <w:lvlJc w:val="left"/>
      <w:pPr>
        <w:ind w:left="1240" w:hanging="360"/>
        <w:jc w:val="left"/>
      </w:pPr>
      <w:rPr>
        <w:rFonts w:ascii="Times New Roman" w:eastAsia="Times New Roman" w:hAnsi="Times New Roman" w:cs="Times New Roman" w:hint="default"/>
        <w:b/>
        <w:bCs/>
        <w:spacing w:val="-8"/>
        <w:w w:val="99"/>
        <w:sz w:val="24"/>
        <w:szCs w:val="24"/>
        <w:lang w:val="en-US" w:eastAsia="en-US" w:bidi="en-US"/>
      </w:rPr>
    </w:lvl>
    <w:lvl w:ilvl="3" w:tplc="B720EB86">
      <w:start w:val="1"/>
      <w:numFmt w:val="lowerLetter"/>
      <w:lvlText w:val="%4."/>
      <w:lvlJc w:val="left"/>
      <w:pPr>
        <w:ind w:left="1600" w:hanging="360"/>
        <w:jc w:val="left"/>
      </w:pPr>
      <w:rPr>
        <w:rFonts w:ascii="Times New Roman" w:eastAsia="Times New Roman" w:hAnsi="Times New Roman" w:cs="Times New Roman" w:hint="default"/>
        <w:b/>
        <w:bCs/>
        <w:spacing w:val="-4"/>
        <w:w w:val="99"/>
        <w:sz w:val="24"/>
        <w:szCs w:val="24"/>
        <w:lang w:val="en-US" w:eastAsia="en-US" w:bidi="en-US"/>
      </w:rPr>
    </w:lvl>
    <w:lvl w:ilvl="4" w:tplc="F75ABE84">
      <w:numFmt w:val="bullet"/>
      <w:lvlText w:val="•"/>
      <w:lvlJc w:val="left"/>
      <w:pPr>
        <w:ind w:left="3806" w:hanging="360"/>
      </w:pPr>
      <w:rPr>
        <w:rFonts w:hint="default"/>
        <w:lang w:val="en-US" w:eastAsia="en-US" w:bidi="en-US"/>
      </w:rPr>
    </w:lvl>
    <w:lvl w:ilvl="5" w:tplc="65106F3A">
      <w:numFmt w:val="bullet"/>
      <w:lvlText w:val="•"/>
      <w:lvlJc w:val="left"/>
      <w:pPr>
        <w:ind w:left="4909" w:hanging="360"/>
      </w:pPr>
      <w:rPr>
        <w:rFonts w:hint="default"/>
        <w:lang w:val="en-US" w:eastAsia="en-US" w:bidi="en-US"/>
      </w:rPr>
    </w:lvl>
    <w:lvl w:ilvl="6" w:tplc="6C94EF12">
      <w:numFmt w:val="bullet"/>
      <w:lvlText w:val="•"/>
      <w:lvlJc w:val="left"/>
      <w:pPr>
        <w:ind w:left="6013" w:hanging="360"/>
      </w:pPr>
      <w:rPr>
        <w:rFonts w:hint="default"/>
        <w:lang w:val="en-US" w:eastAsia="en-US" w:bidi="en-US"/>
      </w:rPr>
    </w:lvl>
    <w:lvl w:ilvl="7" w:tplc="053C39F8">
      <w:numFmt w:val="bullet"/>
      <w:lvlText w:val="•"/>
      <w:lvlJc w:val="left"/>
      <w:pPr>
        <w:ind w:left="7116" w:hanging="360"/>
      </w:pPr>
      <w:rPr>
        <w:rFonts w:hint="default"/>
        <w:lang w:val="en-US" w:eastAsia="en-US" w:bidi="en-US"/>
      </w:rPr>
    </w:lvl>
    <w:lvl w:ilvl="8" w:tplc="3EE2BFB4">
      <w:numFmt w:val="bullet"/>
      <w:lvlText w:val="•"/>
      <w:lvlJc w:val="left"/>
      <w:pPr>
        <w:ind w:left="8219" w:hanging="360"/>
      </w:pPr>
      <w:rPr>
        <w:rFonts w:hint="default"/>
        <w:lang w:val="en-US" w:eastAsia="en-US" w:bidi="en-US"/>
      </w:rPr>
    </w:lvl>
  </w:abstractNum>
  <w:abstractNum w:abstractNumId="8" w15:restartNumberingAfterBreak="0">
    <w:nsid w:val="699F3CEF"/>
    <w:multiLevelType w:val="hybridMultilevel"/>
    <w:tmpl w:val="ADC4AAE8"/>
    <w:lvl w:ilvl="0" w:tplc="33324FEE">
      <w:start w:val="1"/>
      <w:numFmt w:val="decimal"/>
      <w:lvlText w:val="%1."/>
      <w:lvlJc w:val="left"/>
      <w:pPr>
        <w:ind w:left="829" w:hanging="361"/>
        <w:jc w:val="left"/>
      </w:pPr>
      <w:rPr>
        <w:rFonts w:ascii="Times New Roman" w:eastAsia="Times New Roman" w:hAnsi="Times New Roman" w:cs="Times New Roman" w:hint="default"/>
        <w:spacing w:val="-7"/>
        <w:w w:val="99"/>
        <w:sz w:val="24"/>
        <w:szCs w:val="24"/>
        <w:lang w:val="en-US" w:eastAsia="en-US" w:bidi="en-US"/>
      </w:rPr>
    </w:lvl>
    <w:lvl w:ilvl="1" w:tplc="F078F2B2">
      <w:numFmt w:val="bullet"/>
      <w:lvlText w:val="•"/>
      <w:lvlJc w:val="left"/>
      <w:pPr>
        <w:ind w:left="1039" w:hanging="361"/>
      </w:pPr>
      <w:rPr>
        <w:rFonts w:hint="default"/>
        <w:lang w:val="en-US" w:eastAsia="en-US" w:bidi="en-US"/>
      </w:rPr>
    </w:lvl>
    <w:lvl w:ilvl="2" w:tplc="44CCBAB2">
      <w:numFmt w:val="bullet"/>
      <w:lvlText w:val="•"/>
      <w:lvlJc w:val="left"/>
      <w:pPr>
        <w:ind w:left="1259" w:hanging="361"/>
      </w:pPr>
      <w:rPr>
        <w:rFonts w:hint="default"/>
        <w:lang w:val="en-US" w:eastAsia="en-US" w:bidi="en-US"/>
      </w:rPr>
    </w:lvl>
    <w:lvl w:ilvl="3" w:tplc="E904E6A2">
      <w:numFmt w:val="bullet"/>
      <w:lvlText w:val="•"/>
      <w:lvlJc w:val="left"/>
      <w:pPr>
        <w:ind w:left="1478" w:hanging="361"/>
      </w:pPr>
      <w:rPr>
        <w:rFonts w:hint="default"/>
        <w:lang w:val="en-US" w:eastAsia="en-US" w:bidi="en-US"/>
      </w:rPr>
    </w:lvl>
    <w:lvl w:ilvl="4" w:tplc="99BC50F8">
      <w:numFmt w:val="bullet"/>
      <w:lvlText w:val="•"/>
      <w:lvlJc w:val="left"/>
      <w:pPr>
        <w:ind w:left="1698" w:hanging="361"/>
      </w:pPr>
      <w:rPr>
        <w:rFonts w:hint="default"/>
        <w:lang w:val="en-US" w:eastAsia="en-US" w:bidi="en-US"/>
      </w:rPr>
    </w:lvl>
    <w:lvl w:ilvl="5" w:tplc="9AFC2DEE">
      <w:numFmt w:val="bullet"/>
      <w:lvlText w:val="•"/>
      <w:lvlJc w:val="left"/>
      <w:pPr>
        <w:ind w:left="1917" w:hanging="361"/>
      </w:pPr>
      <w:rPr>
        <w:rFonts w:hint="default"/>
        <w:lang w:val="en-US" w:eastAsia="en-US" w:bidi="en-US"/>
      </w:rPr>
    </w:lvl>
    <w:lvl w:ilvl="6" w:tplc="4A7A7E30">
      <w:numFmt w:val="bullet"/>
      <w:lvlText w:val="•"/>
      <w:lvlJc w:val="left"/>
      <w:pPr>
        <w:ind w:left="2137" w:hanging="361"/>
      </w:pPr>
      <w:rPr>
        <w:rFonts w:hint="default"/>
        <w:lang w:val="en-US" w:eastAsia="en-US" w:bidi="en-US"/>
      </w:rPr>
    </w:lvl>
    <w:lvl w:ilvl="7" w:tplc="906016CC">
      <w:numFmt w:val="bullet"/>
      <w:lvlText w:val="•"/>
      <w:lvlJc w:val="left"/>
      <w:pPr>
        <w:ind w:left="2356" w:hanging="361"/>
      </w:pPr>
      <w:rPr>
        <w:rFonts w:hint="default"/>
        <w:lang w:val="en-US" w:eastAsia="en-US" w:bidi="en-US"/>
      </w:rPr>
    </w:lvl>
    <w:lvl w:ilvl="8" w:tplc="0A84A8C8">
      <w:numFmt w:val="bullet"/>
      <w:lvlText w:val="•"/>
      <w:lvlJc w:val="left"/>
      <w:pPr>
        <w:ind w:left="2576" w:hanging="361"/>
      </w:pPr>
      <w:rPr>
        <w:rFonts w:hint="default"/>
        <w:lang w:val="en-US" w:eastAsia="en-US" w:bidi="en-US"/>
      </w:rPr>
    </w:lvl>
  </w:abstractNum>
  <w:abstractNum w:abstractNumId="9" w15:restartNumberingAfterBreak="0">
    <w:nsid w:val="6BBE1F14"/>
    <w:multiLevelType w:val="hybridMultilevel"/>
    <w:tmpl w:val="04B025A8"/>
    <w:lvl w:ilvl="0" w:tplc="FCF0138A">
      <w:start w:val="1"/>
      <w:numFmt w:val="lowerLetter"/>
      <w:lvlText w:val="%1."/>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1" w:tplc="08866F1E">
      <w:start w:val="1"/>
      <w:numFmt w:val="decimal"/>
      <w:lvlText w:val="%2."/>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2" w:tplc="33E68BFE">
      <w:start w:val="1"/>
      <w:numFmt w:val="lowerLetter"/>
      <w:lvlText w:val="%3."/>
      <w:lvlJc w:val="left"/>
      <w:pPr>
        <w:ind w:left="880" w:hanging="360"/>
        <w:jc w:val="left"/>
      </w:pPr>
      <w:rPr>
        <w:rFonts w:ascii="Times New Roman" w:eastAsia="Times New Roman" w:hAnsi="Times New Roman" w:cs="Times New Roman" w:hint="default"/>
        <w:b/>
        <w:bCs/>
        <w:spacing w:val="-4"/>
        <w:w w:val="99"/>
        <w:sz w:val="24"/>
        <w:szCs w:val="24"/>
        <w:lang w:val="en-US" w:eastAsia="en-US" w:bidi="en-US"/>
      </w:rPr>
    </w:lvl>
    <w:lvl w:ilvl="3" w:tplc="01404FE2">
      <w:start w:val="1"/>
      <w:numFmt w:val="lowerLetter"/>
      <w:lvlText w:val="%4."/>
      <w:lvlJc w:val="left"/>
      <w:pPr>
        <w:ind w:left="1240" w:hanging="360"/>
        <w:jc w:val="left"/>
      </w:pPr>
      <w:rPr>
        <w:rFonts w:ascii="Times New Roman" w:eastAsia="Times New Roman" w:hAnsi="Times New Roman" w:cs="Times New Roman" w:hint="default"/>
        <w:spacing w:val="-8"/>
        <w:w w:val="99"/>
        <w:sz w:val="24"/>
        <w:szCs w:val="24"/>
        <w:lang w:val="en-US" w:eastAsia="en-US" w:bidi="en-US"/>
      </w:rPr>
    </w:lvl>
    <w:lvl w:ilvl="4" w:tplc="133055FC">
      <w:numFmt w:val="bullet"/>
      <w:lvlText w:val="•"/>
      <w:lvlJc w:val="left"/>
      <w:pPr>
        <w:ind w:left="4302" w:hanging="360"/>
      </w:pPr>
      <w:rPr>
        <w:rFonts w:hint="default"/>
        <w:lang w:val="en-US" w:eastAsia="en-US" w:bidi="en-US"/>
      </w:rPr>
    </w:lvl>
    <w:lvl w:ilvl="5" w:tplc="FDEAC098">
      <w:numFmt w:val="bullet"/>
      <w:lvlText w:val="•"/>
      <w:lvlJc w:val="left"/>
      <w:pPr>
        <w:ind w:left="5322" w:hanging="360"/>
      </w:pPr>
      <w:rPr>
        <w:rFonts w:hint="default"/>
        <w:lang w:val="en-US" w:eastAsia="en-US" w:bidi="en-US"/>
      </w:rPr>
    </w:lvl>
    <w:lvl w:ilvl="6" w:tplc="0C8230C0">
      <w:numFmt w:val="bullet"/>
      <w:lvlText w:val="•"/>
      <w:lvlJc w:val="left"/>
      <w:pPr>
        <w:ind w:left="6343" w:hanging="360"/>
      </w:pPr>
      <w:rPr>
        <w:rFonts w:hint="default"/>
        <w:lang w:val="en-US" w:eastAsia="en-US" w:bidi="en-US"/>
      </w:rPr>
    </w:lvl>
    <w:lvl w:ilvl="7" w:tplc="9BFC94C4">
      <w:numFmt w:val="bullet"/>
      <w:lvlText w:val="•"/>
      <w:lvlJc w:val="left"/>
      <w:pPr>
        <w:ind w:left="7364" w:hanging="360"/>
      </w:pPr>
      <w:rPr>
        <w:rFonts w:hint="default"/>
        <w:lang w:val="en-US" w:eastAsia="en-US" w:bidi="en-US"/>
      </w:rPr>
    </w:lvl>
    <w:lvl w:ilvl="8" w:tplc="BC86DA8E">
      <w:numFmt w:val="bullet"/>
      <w:lvlText w:val="•"/>
      <w:lvlJc w:val="left"/>
      <w:pPr>
        <w:ind w:left="8384" w:hanging="360"/>
      </w:pPr>
      <w:rPr>
        <w:rFonts w:hint="default"/>
        <w:lang w:val="en-US" w:eastAsia="en-US" w:bidi="en-US"/>
      </w:rPr>
    </w:lvl>
  </w:abstractNum>
  <w:abstractNum w:abstractNumId="10" w15:restartNumberingAfterBreak="0">
    <w:nsid w:val="72673BC2"/>
    <w:multiLevelType w:val="hybridMultilevel"/>
    <w:tmpl w:val="9E387736"/>
    <w:lvl w:ilvl="0" w:tplc="B134AD98">
      <w:start w:val="1"/>
      <w:numFmt w:val="lowerLetter"/>
      <w:lvlText w:val="%1."/>
      <w:lvlJc w:val="left"/>
      <w:pPr>
        <w:ind w:left="880" w:hanging="360"/>
        <w:jc w:val="left"/>
      </w:pPr>
      <w:rPr>
        <w:rFonts w:ascii="Times New Roman" w:eastAsia="Times New Roman" w:hAnsi="Times New Roman" w:cs="Times New Roman" w:hint="default"/>
        <w:b/>
        <w:bCs/>
        <w:spacing w:val="-4"/>
        <w:w w:val="99"/>
        <w:sz w:val="24"/>
        <w:szCs w:val="24"/>
        <w:lang w:val="en-US" w:eastAsia="en-US" w:bidi="en-US"/>
      </w:rPr>
    </w:lvl>
    <w:lvl w:ilvl="1" w:tplc="51686FAC">
      <w:start w:val="1"/>
      <w:numFmt w:val="decimal"/>
      <w:lvlText w:val="%2."/>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2" w:tplc="B5286C5E">
      <w:numFmt w:val="bullet"/>
      <w:lvlText w:val="•"/>
      <w:lvlJc w:val="left"/>
      <w:pPr>
        <w:ind w:left="2789" w:hanging="360"/>
      </w:pPr>
      <w:rPr>
        <w:rFonts w:hint="default"/>
        <w:lang w:val="en-US" w:eastAsia="en-US" w:bidi="en-US"/>
      </w:rPr>
    </w:lvl>
    <w:lvl w:ilvl="3" w:tplc="D70213EA">
      <w:numFmt w:val="bullet"/>
      <w:lvlText w:val="•"/>
      <w:lvlJc w:val="left"/>
      <w:pPr>
        <w:ind w:left="3743" w:hanging="360"/>
      </w:pPr>
      <w:rPr>
        <w:rFonts w:hint="default"/>
        <w:lang w:val="en-US" w:eastAsia="en-US" w:bidi="en-US"/>
      </w:rPr>
    </w:lvl>
    <w:lvl w:ilvl="4" w:tplc="63A07CCA">
      <w:numFmt w:val="bullet"/>
      <w:lvlText w:val="•"/>
      <w:lvlJc w:val="left"/>
      <w:pPr>
        <w:ind w:left="4698" w:hanging="360"/>
      </w:pPr>
      <w:rPr>
        <w:rFonts w:hint="default"/>
        <w:lang w:val="en-US" w:eastAsia="en-US" w:bidi="en-US"/>
      </w:rPr>
    </w:lvl>
    <w:lvl w:ilvl="5" w:tplc="B70E1C0A">
      <w:numFmt w:val="bullet"/>
      <w:lvlText w:val="•"/>
      <w:lvlJc w:val="left"/>
      <w:pPr>
        <w:ind w:left="5653" w:hanging="360"/>
      </w:pPr>
      <w:rPr>
        <w:rFonts w:hint="default"/>
        <w:lang w:val="en-US" w:eastAsia="en-US" w:bidi="en-US"/>
      </w:rPr>
    </w:lvl>
    <w:lvl w:ilvl="6" w:tplc="298A1F20">
      <w:numFmt w:val="bullet"/>
      <w:lvlText w:val="•"/>
      <w:lvlJc w:val="left"/>
      <w:pPr>
        <w:ind w:left="6607" w:hanging="360"/>
      </w:pPr>
      <w:rPr>
        <w:rFonts w:hint="default"/>
        <w:lang w:val="en-US" w:eastAsia="en-US" w:bidi="en-US"/>
      </w:rPr>
    </w:lvl>
    <w:lvl w:ilvl="7" w:tplc="6F825F12">
      <w:numFmt w:val="bullet"/>
      <w:lvlText w:val="•"/>
      <w:lvlJc w:val="left"/>
      <w:pPr>
        <w:ind w:left="7562" w:hanging="360"/>
      </w:pPr>
      <w:rPr>
        <w:rFonts w:hint="default"/>
        <w:lang w:val="en-US" w:eastAsia="en-US" w:bidi="en-US"/>
      </w:rPr>
    </w:lvl>
    <w:lvl w:ilvl="8" w:tplc="CD28EF7E">
      <w:numFmt w:val="bullet"/>
      <w:lvlText w:val="•"/>
      <w:lvlJc w:val="left"/>
      <w:pPr>
        <w:ind w:left="8517" w:hanging="360"/>
      </w:pPr>
      <w:rPr>
        <w:rFonts w:hint="default"/>
        <w:lang w:val="en-US" w:eastAsia="en-US" w:bidi="en-US"/>
      </w:rPr>
    </w:lvl>
  </w:abstractNum>
  <w:abstractNum w:abstractNumId="11" w15:restartNumberingAfterBreak="0">
    <w:nsid w:val="7C313BF5"/>
    <w:multiLevelType w:val="hybridMultilevel"/>
    <w:tmpl w:val="E0466040"/>
    <w:lvl w:ilvl="0" w:tplc="0A98CE98">
      <w:start w:val="1"/>
      <w:numFmt w:val="decimal"/>
      <w:lvlText w:val="%1."/>
      <w:lvlJc w:val="left"/>
      <w:pPr>
        <w:ind w:left="880" w:hanging="360"/>
        <w:jc w:val="left"/>
      </w:pPr>
      <w:rPr>
        <w:rFonts w:ascii="Times New Roman" w:eastAsia="Times New Roman" w:hAnsi="Times New Roman" w:cs="Times New Roman" w:hint="default"/>
        <w:b/>
        <w:bCs/>
        <w:spacing w:val="-20"/>
        <w:w w:val="99"/>
        <w:sz w:val="24"/>
        <w:szCs w:val="24"/>
        <w:lang w:val="en-US" w:eastAsia="en-US" w:bidi="en-US"/>
      </w:rPr>
    </w:lvl>
    <w:lvl w:ilvl="1" w:tplc="36B05AC4">
      <w:start w:val="1"/>
      <w:numFmt w:val="lowerLetter"/>
      <w:lvlText w:val="%2."/>
      <w:lvlJc w:val="left"/>
      <w:pPr>
        <w:ind w:left="880" w:hanging="360"/>
        <w:jc w:val="left"/>
      </w:pPr>
      <w:rPr>
        <w:rFonts w:ascii="Times New Roman" w:eastAsia="Times New Roman" w:hAnsi="Times New Roman" w:cs="Times New Roman" w:hint="default"/>
        <w:b/>
        <w:bCs/>
        <w:spacing w:val="-2"/>
        <w:w w:val="99"/>
        <w:sz w:val="24"/>
        <w:szCs w:val="24"/>
        <w:lang w:val="en-US" w:eastAsia="en-US" w:bidi="en-US"/>
      </w:rPr>
    </w:lvl>
    <w:lvl w:ilvl="2" w:tplc="98684948">
      <w:numFmt w:val="bullet"/>
      <w:lvlText w:val="•"/>
      <w:lvlJc w:val="left"/>
      <w:pPr>
        <w:ind w:left="2789" w:hanging="360"/>
      </w:pPr>
      <w:rPr>
        <w:rFonts w:hint="default"/>
        <w:lang w:val="en-US" w:eastAsia="en-US" w:bidi="en-US"/>
      </w:rPr>
    </w:lvl>
    <w:lvl w:ilvl="3" w:tplc="AB2C5612">
      <w:numFmt w:val="bullet"/>
      <w:lvlText w:val="•"/>
      <w:lvlJc w:val="left"/>
      <w:pPr>
        <w:ind w:left="3743" w:hanging="360"/>
      </w:pPr>
      <w:rPr>
        <w:rFonts w:hint="default"/>
        <w:lang w:val="en-US" w:eastAsia="en-US" w:bidi="en-US"/>
      </w:rPr>
    </w:lvl>
    <w:lvl w:ilvl="4" w:tplc="5FDCEC84">
      <w:numFmt w:val="bullet"/>
      <w:lvlText w:val="•"/>
      <w:lvlJc w:val="left"/>
      <w:pPr>
        <w:ind w:left="4698" w:hanging="360"/>
      </w:pPr>
      <w:rPr>
        <w:rFonts w:hint="default"/>
        <w:lang w:val="en-US" w:eastAsia="en-US" w:bidi="en-US"/>
      </w:rPr>
    </w:lvl>
    <w:lvl w:ilvl="5" w:tplc="33A22E08">
      <w:numFmt w:val="bullet"/>
      <w:lvlText w:val="•"/>
      <w:lvlJc w:val="left"/>
      <w:pPr>
        <w:ind w:left="5653" w:hanging="360"/>
      </w:pPr>
      <w:rPr>
        <w:rFonts w:hint="default"/>
        <w:lang w:val="en-US" w:eastAsia="en-US" w:bidi="en-US"/>
      </w:rPr>
    </w:lvl>
    <w:lvl w:ilvl="6" w:tplc="69FE8F10">
      <w:numFmt w:val="bullet"/>
      <w:lvlText w:val="•"/>
      <w:lvlJc w:val="left"/>
      <w:pPr>
        <w:ind w:left="6607" w:hanging="360"/>
      </w:pPr>
      <w:rPr>
        <w:rFonts w:hint="default"/>
        <w:lang w:val="en-US" w:eastAsia="en-US" w:bidi="en-US"/>
      </w:rPr>
    </w:lvl>
    <w:lvl w:ilvl="7" w:tplc="E1EA4914">
      <w:numFmt w:val="bullet"/>
      <w:lvlText w:val="•"/>
      <w:lvlJc w:val="left"/>
      <w:pPr>
        <w:ind w:left="7562" w:hanging="360"/>
      </w:pPr>
      <w:rPr>
        <w:rFonts w:hint="default"/>
        <w:lang w:val="en-US" w:eastAsia="en-US" w:bidi="en-US"/>
      </w:rPr>
    </w:lvl>
    <w:lvl w:ilvl="8" w:tplc="175A4254">
      <w:numFmt w:val="bullet"/>
      <w:lvlText w:val="•"/>
      <w:lvlJc w:val="left"/>
      <w:pPr>
        <w:ind w:left="8517" w:hanging="360"/>
      </w:pPr>
      <w:rPr>
        <w:rFonts w:hint="default"/>
        <w:lang w:val="en-US" w:eastAsia="en-US" w:bidi="en-US"/>
      </w:rPr>
    </w:lvl>
  </w:abstractNum>
  <w:num w:numId="1">
    <w:abstractNumId w:val="4"/>
  </w:num>
  <w:num w:numId="2">
    <w:abstractNumId w:val="7"/>
  </w:num>
  <w:num w:numId="3">
    <w:abstractNumId w:val="10"/>
  </w:num>
  <w:num w:numId="4">
    <w:abstractNumId w:val="3"/>
  </w:num>
  <w:num w:numId="5">
    <w:abstractNumId w:val="9"/>
  </w:num>
  <w:num w:numId="6">
    <w:abstractNumId w:val="11"/>
  </w:num>
  <w:num w:numId="7">
    <w:abstractNumId w:val="8"/>
  </w:num>
  <w:num w:numId="8">
    <w:abstractNumId w:val="5"/>
  </w:num>
  <w:num w:numId="9">
    <w:abstractNumId w:val="1"/>
  </w:num>
  <w:num w:numId="10">
    <w:abstractNumId w:val="0"/>
  </w:num>
  <w:num w:numId="11">
    <w:abstractNumId w:val="2"/>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characterSpacingControl w:val="doNotCompress"/>
  <w:hdrShapeDefaults>
    <o:shapedefaults v:ext="edit" spidmax="2072"/>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3A2"/>
    <w:rsid w:val="00004F66"/>
    <w:rsid w:val="00060DA4"/>
    <w:rsid w:val="00074FF2"/>
    <w:rsid w:val="00080A74"/>
    <w:rsid w:val="00082032"/>
    <w:rsid w:val="000A1890"/>
    <w:rsid w:val="000B7021"/>
    <w:rsid w:val="000C61D3"/>
    <w:rsid w:val="001153A2"/>
    <w:rsid w:val="00165976"/>
    <w:rsid w:val="00171218"/>
    <w:rsid w:val="00231044"/>
    <w:rsid w:val="002868CE"/>
    <w:rsid w:val="002A4E8D"/>
    <w:rsid w:val="002B6CAB"/>
    <w:rsid w:val="002E19E1"/>
    <w:rsid w:val="00332CC6"/>
    <w:rsid w:val="0038046B"/>
    <w:rsid w:val="00380805"/>
    <w:rsid w:val="004014C7"/>
    <w:rsid w:val="00402A2B"/>
    <w:rsid w:val="004324AC"/>
    <w:rsid w:val="00457595"/>
    <w:rsid w:val="00483595"/>
    <w:rsid w:val="00493E5B"/>
    <w:rsid w:val="004A4474"/>
    <w:rsid w:val="004F542D"/>
    <w:rsid w:val="00501523"/>
    <w:rsid w:val="005637C1"/>
    <w:rsid w:val="005F7C62"/>
    <w:rsid w:val="00607DDF"/>
    <w:rsid w:val="006350B7"/>
    <w:rsid w:val="0068647D"/>
    <w:rsid w:val="00691C53"/>
    <w:rsid w:val="006C1466"/>
    <w:rsid w:val="006D081B"/>
    <w:rsid w:val="006E21A8"/>
    <w:rsid w:val="006F0F05"/>
    <w:rsid w:val="00701028"/>
    <w:rsid w:val="007160BF"/>
    <w:rsid w:val="00731A65"/>
    <w:rsid w:val="00747BCF"/>
    <w:rsid w:val="0076664D"/>
    <w:rsid w:val="007F20D5"/>
    <w:rsid w:val="0084320A"/>
    <w:rsid w:val="008A4236"/>
    <w:rsid w:val="008C6DFA"/>
    <w:rsid w:val="008C7C25"/>
    <w:rsid w:val="008D13F2"/>
    <w:rsid w:val="009224C8"/>
    <w:rsid w:val="00950F05"/>
    <w:rsid w:val="0097432E"/>
    <w:rsid w:val="00983FE3"/>
    <w:rsid w:val="009845D4"/>
    <w:rsid w:val="009A5C45"/>
    <w:rsid w:val="009F71D0"/>
    <w:rsid w:val="00A13D96"/>
    <w:rsid w:val="00A203DB"/>
    <w:rsid w:val="00A701D4"/>
    <w:rsid w:val="00A80655"/>
    <w:rsid w:val="00AE4B3E"/>
    <w:rsid w:val="00B429B0"/>
    <w:rsid w:val="00B43FE0"/>
    <w:rsid w:val="00B50F58"/>
    <w:rsid w:val="00B71703"/>
    <w:rsid w:val="00B77CB1"/>
    <w:rsid w:val="00B8571E"/>
    <w:rsid w:val="00B953CA"/>
    <w:rsid w:val="00BA78BA"/>
    <w:rsid w:val="00BB03E3"/>
    <w:rsid w:val="00BE0EC8"/>
    <w:rsid w:val="00C27D90"/>
    <w:rsid w:val="00C31062"/>
    <w:rsid w:val="00C56613"/>
    <w:rsid w:val="00C677E6"/>
    <w:rsid w:val="00C832A8"/>
    <w:rsid w:val="00C839C5"/>
    <w:rsid w:val="00CC0A57"/>
    <w:rsid w:val="00D165A5"/>
    <w:rsid w:val="00D40AE7"/>
    <w:rsid w:val="00D831DE"/>
    <w:rsid w:val="00DB668A"/>
    <w:rsid w:val="00E000D3"/>
    <w:rsid w:val="00E2794E"/>
    <w:rsid w:val="00E4339B"/>
    <w:rsid w:val="00E50481"/>
    <w:rsid w:val="00E7286F"/>
    <w:rsid w:val="00EB411C"/>
    <w:rsid w:val="00ED25CD"/>
    <w:rsid w:val="00EE0AAF"/>
    <w:rsid w:val="00F17F52"/>
    <w:rsid w:val="00F2094D"/>
    <w:rsid w:val="00F5015E"/>
    <w:rsid w:val="00F8467F"/>
    <w:rsid w:val="00FB3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1"/>
    </o:shapelayout>
  </w:shapeDefaults>
  <w:decimalSymbol w:val="."/>
  <w:listSeparator w:val=","/>
  <w14:docId w14:val="24F5871F"/>
  <w15:docId w15:val="{0BB4973D-CD50-48B3-BE09-C97143EFB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bidi="en-US"/>
    </w:rPr>
  </w:style>
  <w:style w:type="paragraph" w:styleId="Heading1">
    <w:name w:val="heading 1"/>
    <w:basedOn w:val="Normal"/>
    <w:uiPriority w:val="9"/>
    <w:qFormat/>
    <w:pPr>
      <w:spacing w:before="61"/>
      <w:ind w:left="160" w:right="2682"/>
      <w:outlineLvl w:val="0"/>
    </w:pPr>
    <w:rPr>
      <w:b/>
      <w:bCs/>
      <w:sz w:val="32"/>
      <w:szCs w:val="32"/>
    </w:rPr>
  </w:style>
  <w:style w:type="paragraph" w:styleId="Heading2">
    <w:name w:val="heading 2"/>
    <w:basedOn w:val="Normal"/>
    <w:uiPriority w:val="9"/>
    <w:unhideWhenUsed/>
    <w:qFormat/>
    <w:pPr>
      <w:spacing w:before="77"/>
      <w:ind w:left="160"/>
      <w:outlineLvl w:val="1"/>
    </w:pPr>
    <w:rPr>
      <w:rFonts w:ascii="Calibri" w:eastAsia="Calibri" w:hAnsi="Calibri" w:cs="Calibri"/>
      <w:b/>
      <w:bCs/>
      <w:sz w:val="28"/>
      <w:szCs w:val="28"/>
      <w:u w:val="single" w:color="000000"/>
    </w:rPr>
  </w:style>
  <w:style w:type="paragraph" w:styleId="Heading3">
    <w:name w:val="heading 3"/>
    <w:basedOn w:val="Normal"/>
    <w:uiPriority w:val="9"/>
    <w:unhideWhenUsed/>
    <w:qFormat/>
    <w:pPr>
      <w:ind w:left="16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22"/>
      <w:ind w:left="880" w:hanging="361"/>
    </w:pPr>
  </w:style>
  <w:style w:type="paragraph" w:customStyle="1" w:styleId="TableParagraph">
    <w:name w:val="Table Paragraph"/>
    <w:basedOn w:val="Normal"/>
    <w:uiPriority w:val="1"/>
    <w:qFormat/>
    <w:pPr>
      <w:ind w:left="107"/>
    </w:pPr>
  </w:style>
  <w:style w:type="paragraph" w:styleId="Header">
    <w:name w:val="header"/>
    <w:basedOn w:val="Normal"/>
    <w:link w:val="HeaderChar"/>
    <w:uiPriority w:val="99"/>
    <w:unhideWhenUsed/>
    <w:rsid w:val="004F542D"/>
    <w:pPr>
      <w:tabs>
        <w:tab w:val="center" w:pos="4513"/>
        <w:tab w:val="right" w:pos="9026"/>
      </w:tabs>
    </w:pPr>
  </w:style>
  <w:style w:type="character" w:customStyle="1" w:styleId="HeaderChar">
    <w:name w:val="Header Char"/>
    <w:basedOn w:val="DefaultParagraphFont"/>
    <w:link w:val="Header"/>
    <w:uiPriority w:val="99"/>
    <w:rsid w:val="004F542D"/>
    <w:rPr>
      <w:rFonts w:ascii="Times New Roman" w:eastAsia="Times New Roman" w:hAnsi="Times New Roman" w:cs="Times New Roman"/>
      <w:lang w:bidi="en-US"/>
    </w:rPr>
  </w:style>
  <w:style w:type="paragraph" w:styleId="Footer">
    <w:name w:val="footer"/>
    <w:basedOn w:val="Normal"/>
    <w:link w:val="FooterChar"/>
    <w:uiPriority w:val="99"/>
    <w:unhideWhenUsed/>
    <w:rsid w:val="004F542D"/>
    <w:pPr>
      <w:tabs>
        <w:tab w:val="center" w:pos="4513"/>
        <w:tab w:val="right" w:pos="9026"/>
      </w:tabs>
    </w:pPr>
  </w:style>
  <w:style w:type="character" w:customStyle="1" w:styleId="FooterChar">
    <w:name w:val="Footer Char"/>
    <w:basedOn w:val="DefaultParagraphFont"/>
    <w:link w:val="Footer"/>
    <w:uiPriority w:val="99"/>
    <w:rsid w:val="004F542D"/>
    <w:rPr>
      <w:rFonts w:ascii="Times New Roman" w:eastAsia="Times New Roman" w:hAnsi="Times New Roman" w:cs="Times New Roman"/>
      <w:lang w:bidi="en-US"/>
    </w:rPr>
  </w:style>
  <w:style w:type="paragraph" w:styleId="BalloonText">
    <w:name w:val="Balloon Text"/>
    <w:basedOn w:val="Normal"/>
    <w:link w:val="BalloonTextChar"/>
    <w:uiPriority w:val="99"/>
    <w:semiHidden/>
    <w:unhideWhenUsed/>
    <w:rsid w:val="00B857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571E"/>
    <w:rPr>
      <w:rFonts w:ascii="Segoe UI" w:eastAsia="Times New Roman" w:hAnsi="Segoe UI" w:cs="Segoe UI"/>
      <w:sz w:val="18"/>
      <w:szCs w:val="18"/>
      <w:lang w:bidi="en-US"/>
    </w:rPr>
  </w:style>
  <w:style w:type="paragraph" w:styleId="Revision">
    <w:name w:val="Revision"/>
    <w:hidden/>
    <w:uiPriority w:val="99"/>
    <w:semiHidden/>
    <w:rsid w:val="00B8571E"/>
    <w:pPr>
      <w:widowControl/>
      <w:autoSpaceDE/>
      <w:autoSpaceDN/>
    </w:pPr>
    <w:rPr>
      <w:rFonts w:ascii="Times New Roman" w:eastAsia="Times New Roman" w:hAnsi="Times New Roman" w:cs="Times New Roman"/>
      <w:lang w:bidi="en-US"/>
    </w:rPr>
  </w:style>
  <w:style w:type="character" w:styleId="Hyperlink">
    <w:name w:val="Hyperlink"/>
    <w:basedOn w:val="DefaultParagraphFont"/>
    <w:uiPriority w:val="99"/>
    <w:unhideWhenUsed/>
    <w:rsid w:val="0038080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www.geeksforgeeks.org/csv-file-management-using-c/"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footer" Target="footer3.xml"/><Relationship Id="rId38" Type="http://schemas.openxmlformats.org/officeDocument/2006/relationships/footer" Target="footer7.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2.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ABSTwentyOne" TargetMode="Externa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5.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929ED-8D48-4BE6-929B-5CAB48961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115</Pages>
  <Words>5303</Words>
  <Characters>30230</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19-737-133_SAGI HASINI</dc:creator>
  <cp:lastModifiedBy>abbubakar siddiq</cp:lastModifiedBy>
  <cp:revision>2</cp:revision>
  <dcterms:created xsi:type="dcterms:W3CDTF">2020-12-22T13:39:00Z</dcterms:created>
  <dcterms:modified xsi:type="dcterms:W3CDTF">2020-12-22T13:39:00Z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2020-12-20T00:00:00Z</vt:filetime>
  </property>
  <property fmtid="{D5CDD505-2E9C-101B-9397-08002B2CF9AE}" pid="3" name="Creator">
    <vt:lpwstr>Microsoft® Word 2016</vt:lpwstr>
  </property>
  <property fmtid="{D5CDD505-2E9C-101B-9397-08002B2CF9AE}" pid="4" name="LastSaved">
    <vt:filetime>2020-12-22T00:00:00Z</vt:filetime>
  </property>
</Properties>
</file>